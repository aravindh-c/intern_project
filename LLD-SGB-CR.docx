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0" w:line="240" w:lineRule="auto"/>
        <w:jc w:val="center"/>
        <w:rPr>
          <w:rFonts w:ascii="Helvetica Neue" w:cs="Helvetica Neue" w:eastAsia="Helvetica Neue" w:hAnsi="Helvetica Neue"/>
          <w:color w:val="8eaadb"/>
          <w:sz w:val="32"/>
          <w:szCs w:val="32"/>
        </w:rPr>
      </w:pPr>
      <w:r w:rsidDel="00000000" w:rsidR="00000000" w:rsidRPr="00000000">
        <w:rPr>
          <w:rFonts w:ascii="Helvetica Neue" w:cs="Helvetica Neue" w:eastAsia="Helvetica Neue" w:hAnsi="Helvetica Neue"/>
          <w:color w:val="8eaadb"/>
          <w:sz w:val="32"/>
          <w:szCs w:val="32"/>
          <w:rtl w:val="0"/>
        </w:rPr>
        <w:t xml:space="preserve">Low Level Design (LLD)</w:t>
      </w:r>
    </w:p>
    <w:p w:rsidR="00000000" w:rsidDel="00000000" w:rsidP="00000000" w:rsidRDefault="00000000" w:rsidRPr="00000000" w14:paraId="00000006">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7">
      <w:pPr>
        <w:jc w:val="center"/>
        <w:rPr>
          <w:rFonts w:ascii="Helvetica Neue" w:cs="Helvetica Neue" w:eastAsia="Helvetica Neue" w:hAnsi="Helvetica Neue"/>
          <w:color w:val="2f5496"/>
          <w:sz w:val="56"/>
          <w:szCs w:val="56"/>
        </w:rPr>
      </w:pPr>
      <w:r w:rsidDel="00000000" w:rsidR="00000000" w:rsidRPr="00000000">
        <w:rPr>
          <w:rFonts w:ascii="Helvetica Neue" w:cs="Helvetica Neue" w:eastAsia="Helvetica Neue" w:hAnsi="Helvetica Neue"/>
          <w:color w:val="0b5394"/>
          <w:sz w:val="56"/>
          <w:szCs w:val="56"/>
          <w:rtl w:val="0"/>
        </w:rPr>
        <w:t xml:space="preserve">South German Bank Credit Risk Prediction</w:t>
      </w:r>
      <w:r w:rsidDel="00000000" w:rsidR="00000000" w:rsidRPr="00000000">
        <w:rPr>
          <w:rtl w:val="0"/>
        </w:rPr>
      </w:r>
    </w:p>
    <w:p w:rsidR="00000000" w:rsidDel="00000000" w:rsidP="00000000" w:rsidRDefault="00000000" w:rsidRPr="00000000" w14:paraId="00000008">
      <w:pPr>
        <w:jc w:val="center"/>
        <w:rPr>
          <w:rFonts w:ascii="Helvetica Neue" w:cs="Helvetica Neue" w:eastAsia="Helvetica Neue" w:hAnsi="Helvetica Neue"/>
          <w:color w:val="2f5496"/>
          <w:sz w:val="56"/>
          <w:szCs w:val="56"/>
        </w:rPr>
      </w:pPr>
      <w:r w:rsidDel="00000000" w:rsidR="00000000" w:rsidRPr="00000000">
        <w:rPr>
          <w:rtl w:val="0"/>
        </w:rPr>
      </w:r>
    </w:p>
    <w:p w:rsidR="00000000" w:rsidDel="00000000" w:rsidP="00000000" w:rsidRDefault="00000000" w:rsidRPr="00000000" w14:paraId="00000009">
      <w:pPr>
        <w:spacing w:after="240" w:line="240" w:lineRule="auto"/>
        <w:rPr>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Abhishek Kumar, Aravin</w:t>
      </w:r>
      <w:r w:rsidDel="00000000" w:rsidR="00000000" w:rsidRPr="00000000">
        <w:rPr>
          <w:rFonts w:ascii="Times New Roman" w:cs="Times New Roman" w:eastAsia="Times New Roman" w:hAnsi="Times New Roman"/>
          <w:sz w:val="28"/>
          <w:szCs w:val="28"/>
          <w:rtl w:val="0"/>
        </w:rPr>
        <w:t xml:space="preserve">dh C, Subramanyam Sista</w:t>
      </w:r>
      <w:r w:rsidDel="00000000" w:rsidR="00000000" w:rsidRPr="00000000">
        <w:rPr>
          <w:rtl w:val="0"/>
        </w:rPr>
      </w:r>
    </w:p>
    <w:p w:rsidR="00000000" w:rsidDel="00000000" w:rsidP="00000000" w:rsidRDefault="00000000" w:rsidRPr="00000000" w14:paraId="0000000B">
      <w:pPr>
        <w:jc w:val="center"/>
        <w:rPr>
          <w:sz w:val="56"/>
          <w:szCs w:val="56"/>
        </w:rPr>
      </w:pPr>
      <w:r w:rsidDel="00000000" w:rsidR="00000000" w:rsidRPr="00000000">
        <w:rPr>
          <w:rtl w:val="0"/>
        </w:rPr>
      </w:r>
    </w:p>
    <w:p w:rsidR="00000000" w:rsidDel="00000000" w:rsidP="00000000" w:rsidRDefault="00000000" w:rsidRPr="00000000" w14:paraId="0000000C">
      <w:pPr>
        <w:jc w:val="center"/>
        <w:rPr>
          <w:sz w:val="56"/>
          <w:szCs w:val="56"/>
        </w:rPr>
      </w:pPr>
      <w:r w:rsidDel="00000000" w:rsidR="00000000" w:rsidRPr="00000000">
        <w:rPr>
          <w:rtl w:val="0"/>
        </w:rPr>
      </w:r>
    </w:p>
    <w:p w:rsidR="00000000" w:rsidDel="00000000" w:rsidP="00000000" w:rsidRDefault="00000000" w:rsidRPr="00000000" w14:paraId="0000000D">
      <w:pPr>
        <w:jc w:val="center"/>
        <w:rPr>
          <w:sz w:val="56"/>
          <w:szCs w:val="56"/>
        </w:rPr>
      </w:pPr>
      <w:r w:rsidDel="00000000" w:rsidR="00000000" w:rsidRPr="00000000">
        <w:rPr>
          <w:rtl w:val="0"/>
        </w:rPr>
      </w:r>
    </w:p>
    <w:p w:rsidR="00000000" w:rsidDel="00000000" w:rsidP="00000000" w:rsidRDefault="00000000" w:rsidRPr="00000000" w14:paraId="0000000E">
      <w:pPr>
        <w:jc w:val="center"/>
        <w:rPr>
          <w:sz w:val="56"/>
          <w:szCs w:val="56"/>
        </w:rPr>
      </w:pPr>
      <w:r w:rsidDel="00000000" w:rsidR="00000000" w:rsidRPr="00000000">
        <w:rPr>
          <w:rtl w:val="0"/>
        </w:rPr>
      </w:r>
    </w:p>
    <w:p w:rsidR="00000000" w:rsidDel="00000000" w:rsidP="00000000" w:rsidRDefault="00000000" w:rsidRPr="00000000" w14:paraId="0000000F">
      <w:pPr>
        <w:jc w:val="center"/>
        <w:rPr>
          <w:sz w:val="56"/>
          <w:szCs w:val="56"/>
        </w:rPr>
      </w:pPr>
      <w:r w:rsidDel="00000000" w:rsidR="00000000" w:rsidRPr="00000000">
        <w:rPr>
          <w:rtl w:val="0"/>
        </w:rPr>
      </w:r>
    </w:p>
    <w:p w:rsidR="00000000" w:rsidDel="00000000" w:rsidP="00000000" w:rsidRDefault="00000000" w:rsidRPr="00000000" w14:paraId="00000010">
      <w:pPr>
        <w:jc w:val="center"/>
        <w:rPr>
          <w:sz w:val="56"/>
          <w:szCs w:val="56"/>
        </w:rPr>
      </w:pPr>
      <w:r w:rsidDel="00000000" w:rsidR="00000000" w:rsidRPr="00000000">
        <w:rPr>
          <w:rtl w:val="0"/>
        </w:rPr>
      </w:r>
    </w:p>
    <w:p w:rsidR="00000000" w:rsidDel="00000000" w:rsidP="00000000" w:rsidRDefault="00000000" w:rsidRPr="00000000" w14:paraId="00000011">
      <w:pPr>
        <w:jc w:val="center"/>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1"/>
        <w:pBdr>
          <w:top w:space="0" w:sz="0" w:val="nil"/>
          <w:left w:space="0" w:sz="0" w:val="nil"/>
          <w:bottom w:space="0" w:sz="0" w:val="nil"/>
          <w:right w:space="0" w:sz="0" w:val="nil"/>
          <w:between w:space="0" w:sz="0" w:val="nil"/>
        </w:pBdr>
        <w:spacing w:after="0" w:before="240" w:lineRule="auto"/>
        <w:ind w:left="0" w:firstLine="0"/>
        <w:rPr>
          <w:rFonts w:ascii="Helvetica Neue" w:cs="Helvetica Neue" w:eastAsia="Helvetica Neue" w:hAnsi="Helvetica Neue"/>
          <w:b w:val="1"/>
          <w:color w:val="2f5496"/>
          <w:sz w:val="32"/>
          <w:szCs w:val="32"/>
        </w:rPr>
      </w:pPr>
      <w:r w:rsidDel="00000000" w:rsidR="00000000" w:rsidRPr="00000000">
        <w:rPr>
          <w:rFonts w:ascii="Helvetica Neue" w:cs="Helvetica Neue" w:eastAsia="Helvetica Neue" w:hAnsi="Helvetica Neue"/>
          <w:b w:val="1"/>
          <w:color w:val="2f5496"/>
          <w:sz w:val="32"/>
          <w:szCs w:val="32"/>
          <w:rtl w:val="0"/>
        </w:rPr>
        <w:t xml:space="preserve">Contents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                                                                                                                                                                    3</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r>
          <w:r w:rsidDel="00000000" w:rsidR="00000000" w:rsidRPr="00000000">
            <w:fldChar w:fldCharType="end"/>
          </w:r>
          <w:r w:rsidDel="00000000" w:rsidR="00000000" w:rsidRPr="00000000">
            <w:rPr>
              <w:rFonts w:ascii="Cambria" w:cs="Cambria" w:eastAsia="Cambria" w:hAnsi="Cambria"/>
              <w:rtl w:val="0"/>
            </w:rPr>
            <w:t xml:space="preserve">3</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this Low-Level Design Document?</w:t>
            <w:tab/>
          </w:r>
          <w:r w:rsidDel="00000000" w:rsidR="00000000" w:rsidRPr="00000000">
            <w:fldChar w:fldCharType="end"/>
          </w:r>
          <w:r w:rsidDel="00000000" w:rsidR="00000000" w:rsidRPr="00000000">
            <w:rPr>
              <w:rFonts w:ascii="Cambria" w:cs="Cambria" w:eastAsia="Cambria" w:hAnsi="Cambria"/>
              <w:rtl w:val="0"/>
            </w:rPr>
            <w:t xml:space="preserve">3</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w:t>
            <w:tab/>
          </w:r>
          <w:r w:rsidDel="00000000" w:rsidR="00000000" w:rsidRPr="00000000">
            <w:fldChar w:fldCharType="end"/>
          </w:r>
          <w:r w:rsidDel="00000000" w:rsidR="00000000" w:rsidRPr="00000000">
            <w:rPr>
              <w:rFonts w:ascii="Cambria" w:cs="Cambria" w:eastAsia="Cambria" w:hAnsi="Cambria"/>
              <w:rtl w:val="0"/>
            </w:rPr>
            <w:t xml:space="preserve">3</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Constraints</w:t>
            <w:tab/>
          </w:r>
          <w:r w:rsidDel="00000000" w:rsidR="00000000" w:rsidRPr="00000000">
            <w:fldChar w:fldCharType="end"/>
          </w:r>
          <w:r w:rsidDel="00000000" w:rsidR="00000000" w:rsidRPr="00000000">
            <w:rPr>
              <w:rFonts w:ascii="Cambria" w:cs="Cambria" w:eastAsia="Cambria" w:hAnsi="Cambria"/>
              <w:rtl w:val="0"/>
            </w:rPr>
            <w:t xml:space="preserve">3</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specifications</w:t>
            <w:tab/>
          </w:r>
          <w:r w:rsidDel="00000000" w:rsidR="00000000" w:rsidRPr="00000000">
            <w:fldChar w:fldCharType="end"/>
          </w:r>
          <w:r w:rsidDel="00000000" w:rsidR="00000000" w:rsidRPr="00000000">
            <w:rPr>
              <w:rFonts w:ascii="Cambria" w:cs="Cambria" w:eastAsia="Cambria" w:hAnsi="Cambria"/>
              <w:rtl w:val="0"/>
            </w:rPr>
            <w:t xml:space="preserve">3</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Dataset</w:t>
              <w:tab/>
            </w:r>
          </w:hyperlink>
          <w:r w:rsidDel="00000000" w:rsidR="00000000" w:rsidRPr="00000000">
            <w:rPr>
              <w:rFonts w:ascii="Cambria" w:cs="Cambria" w:eastAsia="Cambria" w:hAnsi="Cambria"/>
              <w:rtl w:val="0"/>
            </w:rPr>
            <w:t xml:space="preserve">3</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w:t>
            </w:r>
          </w:hyperlink>
          <w:hyperlink w:anchor="_heading=h.3dy6vkm">
            <w:r w:rsidDel="00000000" w:rsidR="00000000" w:rsidRPr="00000000">
              <w:rPr>
                <w:rtl w:val="0"/>
              </w:rPr>
              <w:t xml:space="preserve">D</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ataset overview</w:t>
              <w:tab/>
            </w:r>
          </w:hyperlink>
          <w:r w:rsidDel="00000000" w:rsidR="00000000" w:rsidRPr="00000000">
            <w:rPr>
              <w:rFonts w:ascii="Cambria" w:cs="Cambria" w:eastAsia="Cambria" w:hAnsi="Cambria"/>
              <w:rtl w:val="0"/>
            </w:rPr>
            <w:t xml:space="preserve">4</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 </w:t>
            </w:r>
          </w:hyperlink>
          <w:hyperlink w:anchor="_heading=h.4d34og8">
            <w:r w:rsidDel="00000000" w:rsidR="00000000" w:rsidRPr="00000000">
              <w:rPr>
                <w:rtl w:val="0"/>
              </w:rPr>
              <w:t xml:space="preserve">Input schema</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4</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 </w:t>
            </w:r>
          </w:hyperlink>
          <w:hyperlink w:anchor="_heading=h.1t3h5sf">
            <w:r w:rsidDel="00000000" w:rsidR="00000000" w:rsidRPr="00000000">
              <w:rPr>
                <w:rtl w:val="0"/>
              </w:rPr>
              <w:t xml:space="preserve">Attribute Information</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5</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Data Preparation</w:t>
              <w:tab/>
            </w:r>
          </w:hyperlink>
          <w:r w:rsidDel="00000000" w:rsidR="00000000" w:rsidRPr="00000000">
            <w:rPr>
              <w:rFonts w:ascii="Cambria" w:cs="Cambria" w:eastAsia="Cambria" w:hAnsi="Cambria"/>
              <w:rtl w:val="0"/>
            </w:rPr>
            <w:t xml:space="preserve">6</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17dp8vu">
            <w:r w:rsidDel="00000000" w:rsidR="00000000" w:rsidRPr="00000000">
              <w:rPr>
                <w:rtl w:val="0"/>
              </w:rPr>
              <w:t xml:space="preserve">3</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Logging</w:t>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3rdcrjn">
            <w:r w:rsidDel="00000000" w:rsidR="00000000" w:rsidRPr="00000000">
              <w:rPr>
                <w:rtl w:val="0"/>
              </w:rPr>
              <w:t xml:space="preserve">4</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Database</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26in1rg">
            <w:r w:rsidDel="00000000" w:rsidR="00000000" w:rsidRPr="00000000">
              <w:rPr>
                <w:rtl w:val="0"/>
              </w:rPr>
              <w:t xml:space="preserve">5</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 format</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Technology stack</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6"/>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Proposed Solution</w:t>
            <w:tab/>
          </w:r>
          <w:r w:rsidDel="00000000" w:rsidR="00000000" w:rsidRPr="00000000">
            <w:fldChar w:fldCharType="end"/>
          </w:r>
          <w:r w:rsidDel="00000000" w:rsidR="00000000" w:rsidRPr="00000000">
            <w:rPr>
              <w:rFonts w:ascii="Cambria" w:cs="Cambria" w:eastAsia="Cambria" w:hAnsi="Cambria"/>
              <w:rtl w:val="0"/>
            </w:rPr>
            <w:t xml:space="preserve">8</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Models used</w:t>
              <w:tab/>
            </w:r>
          </w:hyperlink>
          <w:r w:rsidDel="00000000" w:rsidR="00000000" w:rsidRPr="00000000">
            <w:rPr>
              <w:rFonts w:ascii="Cambria" w:cs="Cambria" w:eastAsia="Cambria" w:hAnsi="Cambria"/>
              <w:rtl w:val="0"/>
            </w:rPr>
            <w:t xml:space="preserve">8</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4.1.1 </w:t>
            </w:r>
          </w:hyperlink>
          <w:hyperlink w:anchor="_heading=h.2jxsxqh">
            <w:r w:rsidDel="00000000" w:rsidR="00000000" w:rsidRPr="00000000">
              <w:rPr>
                <w:rtl w:val="0"/>
              </w:rPr>
              <w:t xml:space="preserve">Robust Scalar</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8</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w:t>
            </w:r>
          </w:hyperlink>
          <w:hyperlink w:anchor="_heading=h.z337ya">
            <w:r w:rsidDel="00000000" w:rsidR="00000000" w:rsidRPr="00000000">
              <w:rPr>
                <w:rtl w:val="0"/>
              </w:rPr>
              <w:t xml:space="preserve">SMOTETomek</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8</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4.1.3 </w:t>
            </w:r>
          </w:hyperlink>
          <w:hyperlink w:anchor="_heading=h.3j2qqm3">
            <w:r w:rsidDel="00000000" w:rsidR="00000000" w:rsidRPr="00000000">
              <w:rPr>
                <w:rtl w:val="0"/>
              </w:rPr>
              <w:t xml:space="preserve">Random Forest Classifier</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8</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4.1.4 </w:t>
            </w:r>
          </w:hyperlink>
          <w:hyperlink w:anchor="_heading=h.1y810tw">
            <w:r w:rsidDel="00000000" w:rsidR="00000000" w:rsidRPr="00000000">
              <w:rPr>
                <w:rtl w:val="0"/>
              </w:rPr>
              <w:t xml:space="preserve">Xg Boosting Classifier</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mbria" w:cs="Cambria" w:eastAsia="Cambria" w:hAnsi="Cambria"/>
              <w:rtl w:val="0"/>
            </w:rPr>
            <w:t xml:space="preserve">9</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4.2 Machine learning pipeline</w:t>
          </w: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color w:val="000000"/>
              <w:u w:val="none"/>
            </w:rPr>
          </w:pPr>
          <w:r w:rsidDel="00000000" w:rsidR="00000000" w:rsidRPr="00000000">
            <w:rPr>
              <w:color w:val="000000"/>
              <w:u w:val="none"/>
              <w:rtl w:val="0"/>
            </w:rPr>
            <w:t xml:space="preserve">4.3 Evaluation</w:t>
            <w:tab/>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59" w:lineRule="auto"/>
            <w:ind w:left="220" w:right="0" w:firstLine="0"/>
            <w:jc w:val="left"/>
            <w:rPr/>
          </w:pPr>
          <w:r w:rsidDel="00000000" w:rsidR="00000000" w:rsidRPr="00000000">
            <w:rPr>
              <w:rtl w:val="0"/>
            </w:rPr>
            <w:t xml:space="preserve">4.4 Conclusion</w:t>
          </w: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keepNext w:val="1"/>
        <w:keepLines w:val="1"/>
        <w:spacing w:before="240" w:line="276" w:lineRule="auto"/>
        <w:ind w:left="0" w:firstLine="0"/>
        <w:jc w:val="center"/>
        <w:rPr>
          <w:rFonts w:ascii="Helvetica Neue" w:cs="Helvetica Neue" w:eastAsia="Helvetica Neue" w:hAnsi="Helvetica Neue"/>
          <w:b w:val="1"/>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1"/>
        <w:keepLines w:val="1"/>
        <w:spacing w:before="240" w:line="276" w:lineRule="auto"/>
        <w:ind w:left="0" w:firstLine="0"/>
        <w:jc w:val="center"/>
        <w:rPr>
          <w:rFonts w:ascii="Helvetica Neue" w:cs="Helvetica Neue" w:eastAsia="Helvetica Neue" w:hAnsi="Helvetica Neue"/>
          <w:b w:val="1"/>
          <w:color w:val="2f5496"/>
          <w:sz w:val="32"/>
          <w:szCs w:val="32"/>
        </w:rPr>
      </w:pPr>
      <w:r w:rsidDel="00000000" w:rsidR="00000000" w:rsidRPr="00000000">
        <w:rPr>
          <w:rFonts w:ascii="Helvetica Neue" w:cs="Helvetica Neue" w:eastAsia="Helvetica Neue" w:hAnsi="Helvetica Neue"/>
          <w:b w:val="1"/>
          <w:color w:val="2f5496"/>
          <w:sz w:val="32"/>
          <w:szCs w:val="32"/>
          <w:rtl w:val="0"/>
        </w:rPr>
        <w:t xml:space="preserve">Abstract</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most of the bank's wealth is obtained from providing credit loans so that a marketing bank must be able to reduce the risk of non-performing credit loans. The risk of providing loans can be minimized by studying patterns from existing lending data. One technique that can be used to solve this problem is to use data mining techniques. Data mining makes it possible to find hidden information from large data sets by way of classification. The Random Forest (RF) algorithm is a classification algorithm that can be used to deal with data imbalancing problems. The purpose of this study is to discuss the use of the RF algorithm for classification of South German Credit data. This research is needed because currently there is no previous research that applies the RF algorithm to classify South German Credit data specifically. Based on the tests that have been done, the optimal performance of the classification algorithm RF on South German Credit data is the comparison of training data of 84%. </w:t>
      </w:r>
    </w:p>
    <w:p w:rsidR="00000000" w:rsidDel="00000000" w:rsidP="00000000" w:rsidRDefault="00000000" w:rsidRPr="00000000" w14:paraId="0000002E">
      <w:pPr>
        <w:jc w:val="both"/>
        <w:rPr>
          <w:rFonts w:ascii="Times New Roman" w:cs="Times New Roman" w:eastAsia="Times New Roman" w:hAnsi="Times New Roman"/>
          <w:b w:val="0"/>
          <w:i w:val="0"/>
          <w:color w:val="000000"/>
          <w:sz w:val="24"/>
          <w:szCs w:val="24"/>
        </w:rPr>
      </w:pPr>
      <w:r w:rsidDel="00000000" w:rsidR="00000000" w:rsidRPr="00000000">
        <w:rPr>
          <w:rFonts w:ascii="Times New Roman" w:cs="Times New Roman" w:eastAsia="Times New Roman" w:hAnsi="Times New Roman"/>
          <w:sz w:val="24"/>
          <w:szCs w:val="24"/>
          <w:rtl w:val="0"/>
        </w:rPr>
        <w:t xml:space="preserve">Keywords – data mining, classification, random forest, bank credit receipts. </w:t>
      </w:r>
      <w:r w:rsidDel="00000000" w:rsidR="00000000" w:rsidRPr="00000000">
        <w:rPr>
          <w:rtl w:val="0"/>
        </w:rPr>
      </w:r>
    </w:p>
    <w:p w:rsidR="00000000" w:rsidDel="00000000" w:rsidP="00000000" w:rsidRDefault="00000000" w:rsidRPr="00000000" w14:paraId="0000002F">
      <w:pPr>
        <w:pStyle w:val="Heading1"/>
        <w:numPr>
          <w:ilvl w:val="0"/>
          <w:numId w:val="1"/>
        </w:numPr>
        <w:spacing w:line="276" w:lineRule="auto"/>
        <w:ind w:left="432" w:hanging="432"/>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30">
      <w:pPr>
        <w:pStyle w:val="Heading2"/>
        <w:numPr>
          <w:ilvl w:val="1"/>
          <w:numId w:val="1"/>
        </w:numPr>
        <w:ind w:left="576" w:hanging="576"/>
        <w:rPr/>
      </w:pPr>
      <w:bookmarkStart w:colFirst="0" w:colLast="0" w:name="_heading=h.30j0zll" w:id="1"/>
      <w:bookmarkEnd w:id="1"/>
      <w:r w:rsidDel="00000000" w:rsidR="00000000" w:rsidRPr="00000000">
        <w:rPr>
          <w:rtl w:val="0"/>
        </w:rPr>
        <w:t xml:space="preserve">Why this Low-Level Design Document?</w:t>
      </w:r>
    </w:p>
    <w:p w:rsidR="00000000" w:rsidDel="00000000" w:rsidP="00000000" w:rsidRDefault="00000000" w:rsidRPr="00000000" w14:paraId="00000031">
      <w:pPr>
        <w:jc w:val="both"/>
        <w:rPr>
          <w:rFonts w:ascii="Times New Roman" w:cs="Times New Roman" w:eastAsia="Times New Roman" w:hAnsi="Times New Roman"/>
          <w:b w:val="0"/>
          <w:i w:val="0"/>
          <w:color w:val="000000"/>
          <w:sz w:val="24"/>
          <w:szCs w:val="24"/>
        </w:rPr>
      </w:pPr>
      <w:r w:rsidDel="00000000" w:rsidR="00000000" w:rsidRPr="00000000">
        <w:rPr>
          <w:rFonts w:ascii="Times New Roman" w:cs="Times New Roman" w:eastAsia="Times New Roman" w:hAnsi="Times New Roman"/>
          <w:sz w:val="24"/>
          <w:szCs w:val="24"/>
          <w:rtl w:val="0"/>
        </w:rPr>
        <w:t xml:space="preserve">This study uses classification modeling to be used ondata South German Credit, where the resulting label is whether credit applications are accepted or rejected. The classification model is built using a process split validation to divide South German Credit into data training and data testing data</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1714500</wp:posOffset>
                </wp:positionH>
                <wp:positionV relativeFrom="paragraph">
                  <wp:posOffset>2184400</wp:posOffset>
                </wp:positionV>
                <wp:extent cx="635" cy="12700"/>
                <wp:effectExtent b="0" l="0" r="0" t="0"/>
                <wp:wrapTopAndBottom distB="0" distT="0"/>
                <wp:docPr id="22" name=""/>
                <a:graphic>
                  <a:graphicData uri="http://schemas.microsoft.com/office/word/2010/wordprocessingShape">
                    <wps:wsp>
                      <wps:cNvSpPr/>
                      <wps:cNvPr id="2" name="Shape 2"/>
                      <wps:spPr>
                        <a:xfrm>
                          <a:off x="4332197" y="3779683"/>
                          <a:ext cx="2027607"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Mushroom classifier web app home page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2184400</wp:posOffset>
                </wp:positionV>
                <wp:extent cx="635" cy="12700"/>
                <wp:effectExtent b="0" l="0" r="0" t="0"/>
                <wp:wrapTopAndBottom distB="0" distT="0"/>
                <wp:docPr id="2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32">
      <w:pPr>
        <w:pStyle w:val="Heading2"/>
        <w:numPr>
          <w:ilvl w:val="1"/>
          <w:numId w:val="1"/>
        </w:numPr>
        <w:ind w:left="576" w:hanging="576"/>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color w:val="000000"/>
          <w:sz w:val="24"/>
          <w:szCs w:val="24"/>
          <w:rtl w:val="0"/>
        </w:rPr>
        <w:t xml:space="preserve">This software system will be a </w:t>
      </w:r>
      <w:r w:rsidDel="00000000" w:rsidR="00000000" w:rsidRPr="00000000">
        <w:rPr>
          <w:rFonts w:ascii="Times New Roman" w:cs="Times New Roman" w:eastAsia="Times New Roman" w:hAnsi="Times New Roman"/>
          <w:sz w:val="24"/>
          <w:szCs w:val="24"/>
          <w:rtl w:val="0"/>
        </w:rPr>
        <w:t xml:space="preserve">scheduled batch processing system</w:t>
      </w:r>
      <w:r w:rsidDel="00000000" w:rsidR="00000000" w:rsidRPr="00000000">
        <w:rPr>
          <w:rFonts w:ascii="Times New Roman" w:cs="Times New Roman" w:eastAsia="Times New Roman" w:hAnsi="Times New Roman"/>
          <w:b w:val="0"/>
          <w:i w:val="0"/>
          <w:color w:val="000000"/>
          <w:sz w:val="24"/>
          <w:szCs w:val="24"/>
          <w:rtl w:val="0"/>
        </w:rPr>
        <w:t xml:space="preserve">, which trigger</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b w:val="0"/>
          <w:i w:val="0"/>
          <w:color w:val="000000"/>
          <w:sz w:val="24"/>
          <w:szCs w:val="24"/>
          <w:rtl w:val="0"/>
        </w:rPr>
        <w:t xml:space="preserve"> on dema</w:t>
      </w:r>
      <w:r w:rsidDel="00000000" w:rsidR="00000000" w:rsidRPr="00000000">
        <w:rPr>
          <w:rFonts w:ascii="Times New Roman" w:cs="Times New Roman" w:eastAsia="Times New Roman" w:hAnsi="Times New Roman"/>
          <w:sz w:val="24"/>
          <w:szCs w:val="24"/>
          <w:rtl w:val="0"/>
        </w:rPr>
        <w:t xml:space="preserve">nd to</w:t>
      </w:r>
      <w:r w:rsidDel="00000000" w:rsidR="00000000" w:rsidRPr="00000000">
        <w:rPr>
          <w:rFonts w:ascii="Times New Roman" w:cs="Times New Roman" w:eastAsia="Times New Roman" w:hAnsi="Times New Roman"/>
          <w:b w:val="0"/>
          <w:i w:val="0"/>
          <w:color w:val="000000"/>
          <w:sz w:val="24"/>
          <w:szCs w:val="24"/>
          <w:rtl w:val="0"/>
        </w:rPr>
        <w:t xml:space="preserve"> classify whether a </w:t>
      </w:r>
      <w:sdt>
        <w:sdtPr>
          <w:tag w:val="goog_rdk_0"/>
        </w:sdtPr>
        <w:sdtContent>
          <w:ins w:author="indiana aruvi" w:id="0" w:date="2023-01-24T05:11:30Z">
            <w:r w:rsidDel="00000000" w:rsidR="00000000" w:rsidRPr="00000000">
              <w:rPr>
                <w:rFonts w:ascii="Times New Roman" w:cs="Times New Roman" w:eastAsia="Times New Roman" w:hAnsi="Times New Roman"/>
                <w:b w:val="0"/>
                <w:i w:val="0"/>
                <w:color w:val="000000"/>
                <w:sz w:val="24"/>
                <w:szCs w:val="24"/>
                <w:rtl w:val="0"/>
              </w:rPr>
              <w:t xml:space="preserve">transaction</w:t>
            </w:r>
          </w:ins>
        </w:sdtContent>
      </w:sdt>
      <w:sdt>
        <w:sdtPr>
          <w:tag w:val="goog_rdk_1"/>
        </w:sdtPr>
        <w:sdtContent>
          <w:del w:author="indiana aruvi" w:id="0" w:date="2023-01-24T05:11:30Z">
            <w:r w:rsidDel="00000000" w:rsidR="00000000" w:rsidRPr="00000000">
              <w:rPr>
                <w:rFonts w:ascii="Times New Roman" w:cs="Times New Roman" w:eastAsia="Times New Roman" w:hAnsi="Times New Roman"/>
                <w:sz w:val="24"/>
                <w:szCs w:val="24"/>
                <w:rtl w:val="0"/>
              </w:rPr>
              <w:delText xml:space="preserve">bank </w:delText>
            </w:r>
          </w:del>
        </w:sdtContent>
      </w:sdt>
      <w:r w:rsidDel="00000000" w:rsidR="00000000" w:rsidRPr="00000000">
        <w:rPr>
          <w:rFonts w:ascii="Times New Roman" w:cs="Times New Roman" w:eastAsia="Times New Roman" w:hAnsi="Times New Roman"/>
          <w:sz w:val="24"/>
          <w:szCs w:val="24"/>
          <w:rtl w:val="0"/>
        </w:rPr>
        <w:t xml:space="preserve">is at potential credit risk or not?</w:t>
      </w:r>
    </w:p>
    <w:p w:rsidR="00000000" w:rsidDel="00000000" w:rsidP="00000000" w:rsidRDefault="00000000" w:rsidRPr="00000000" w14:paraId="00000034">
      <w:pPr>
        <w:pStyle w:val="Heading2"/>
        <w:numPr>
          <w:ilvl w:val="1"/>
          <w:numId w:val="1"/>
        </w:numPr>
        <w:rPr>
          <w:rFonts w:ascii="Helvetica Neue" w:cs="Helvetica Neue" w:eastAsia="Helvetica Neue" w:hAnsi="Helvetica Neue"/>
          <w:b w:val="1"/>
          <w:color w:val="4472c4"/>
          <w:sz w:val="24"/>
          <w:szCs w:val="24"/>
        </w:rPr>
      </w:pPr>
      <w:bookmarkStart w:colFirst="0" w:colLast="0" w:name="_heading=h.fqwy3xe67l42" w:id="3"/>
      <w:bookmarkEnd w:id="3"/>
      <w:r w:rsidDel="00000000" w:rsidR="00000000" w:rsidRPr="00000000">
        <w:rPr>
          <w:rtl w:val="0"/>
        </w:rPr>
        <w:t xml:space="preserve">Constraint</w:t>
      </w:r>
    </w:p>
    <w:p w:rsidR="00000000" w:rsidDel="00000000" w:rsidP="00000000" w:rsidRDefault="00000000" w:rsidRPr="00000000" w14:paraId="00000035">
      <w:pPr>
        <w:jc w:val="both"/>
        <w:rPr/>
      </w:pPr>
      <w:r w:rsidDel="00000000" w:rsidR="00000000" w:rsidRPr="00000000">
        <w:rPr>
          <w:rFonts w:ascii="Times New Roman" w:cs="Times New Roman" w:eastAsia="Times New Roman" w:hAnsi="Times New Roman"/>
          <w:sz w:val="24"/>
          <w:szCs w:val="24"/>
          <w:rtl w:val="0"/>
        </w:rPr>
        <w:t xml:space="preserve">This dataset is imbalanced. This refers to the fact that the training set contains more instances of Good Credit than Bad Credit. This is prevalent in many real-world problems. </w:t>
      </w:r>
      <w:r w:rsidDel="00000000" w:rsidR="00000000" w:rsidRPr="00000000">
        <w:rPr>
          <w:rtl w:val="0"/>
        </w:rPr>
      </w:r>
    </w:p>
    <w:p w:rsidR="00000000" w:rsidDel="00000000" w:rsidP="00000000" w:rsidRDefault="00000000" w:rsidRPr="00000000" w14:paraId="00000036">
      <w:pPr>
        <w:pStyle w:val="Heading2"/>
        <w:numPr>
          <w:ilvl w:val="0"/>
          <w:numId w:val="1"/>
        </w:numPr>
        <w:spacing w:line="276" w:lineRule="auto"/>
        <w:rPr/>
      </w:pPr>
      <w:bookmarkStart w:colFirst="0" w:colLast="0" w:name="_heading=h.2et92p0" w:id="4"/>
      <w:bookmarkEnd w:id="4"/>
      <w:r w:rsidDel="00000000" w:rsidR="00000000" w:rsidRPr="00000000">
        <w:rPr>
          <w:rtl w:val="0"/>
        </w:rPr>
        <w:t xml:space="preserve">Technical specifications</w:t>
      </w:r>
    </w:p>
    <w:p w:rsidR="00000000" w:rsidDel="00000000" w:rsidP="00000000" w:rsidRDefault="00000000" w:rsidRPr="00000000" w14:paraId="00000037">
      <w:pPr>
        <w:pStyle w:val="Heading2"/>
        <w:spacing w:after="240" w:lineRule="auto"/>
        <w:rPr/>
      </w:pPr>
      <w:bookmarkStart w:colFirst="0" w:colLast="0" w:name="_heading=h.tyjcwt" w:id="5"/>
      <w:bookmarkEnd w:id="5"/>
      <w:r w:rsidDel="00000000" w:rsidR="00000000" w:rsidRPr="00000000">
        <w:rPr>
          <w:rtl w:val="0"/>
        </w:rPr>
        <w:t xml:space="preserve">2.1 Dataset </w:t>
      </w:r>
    </w:p>
    <w:tbl>
      <w:tblPr>
        <w:tblStyle w:val="Table1"/>
        <w:tblW w:w="9360.0" w:type="dxa"/>
        <w:jc w:val="left"/>
        <w:tblBorders>
          <w:top w:color="000000" w:space="0" w:sz="4" w:val="single"/>
          <w:bottom w:color="000000" w:space="0" w:sz="4" w:val="single"/>
          <w:insideH w:color="000000" w:space="0" w:sz="4" w:val="single"/>
        </w:tblBorders>
        <w:tblLayout w:type="fixed"/>
        <w:tblLook w:val="0600"/>
      </w:tblPr>
      <w:tblGrid>
        <w:gridCol w:w="1833"/>
        <w:gridCol w:w="1843"/>
        <w:gridCol w:w="5684"/>
        <w:tblGridChange w:id="0">
          <w:tblGrid>
            <w:gridCol w:w="1833"/>
            <w:gridCol w:w="1843"/>
            <w:gridCol w:w="5684"/>
          </w:tblGrid>
        </w:tblGridChange>
      </w:tblGrid>
      <w:tr>
        <w:trPr>
          <w:cantSplit w:val="0"/>
          <w:trHeight w:val="28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Helvetica Neue" w:cs="Helvetica Neue" w:eastAsia="Helvetica Neue" w:hAnsi="Helvetica Neue"/>
                <w:b w:val="1"/>
                <w:color w:val="404040"/>
                <w:sz w:val="24"/>
                <w:szCs w:val="24"/>
              </w:rPr>
            </w:pPr>
            <w:r w:rsidDel="00000000" w:rsidR="00000000" w:rsidRPr="00000000">
              <w:rPr>
                <w:rFonts w:ascii="Helvetica Neue" w:cs="Helvetica Neue" w:eastAsia="Helvetica Neue" w:hAnsi="Helvetica Neue"/>
                <w:b w:val="1"/>
                <w:color w:val="404040"/>
                <w:sz w:val="24"/>
                <w:szCs w:val="24"/>
                <w:rtl w:val="0"/>
              </w:rPr>
              <w:t xml:space="preserve">Dataset</w:t>
            </w:r>
          </w:p>
        </w:tc>
        <w:tc>
          <w:tcPr>
            <w:shd w:fill="auto" w:val="clear"/>
            <w:tcMar>
              <w:top w:w="100.0" w:type="dxa"/>
              <w:left w:w="100.0" w:type="dxa"/>
              <w:bottom w:w="100.0" w:type="dxa"/>
              <w:right w:w="100.0" w:type="dxa"/>
            </w:tcMa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Helvetica Neue" w:cs="Helvetica Neue" w:eastAsia="Helvetica Neue" w:hAnsi="Helvetica Neue"/>
                <w:b w:val="1"/>
                <w:color w:val="404040"/>
                <w:sz w:val="24"/>
                <w:szCs w:val="24"/>
              </w:rPr>
            </w:pPr>
            <w:r w:rsidDel="00000000" w:rsidR="00000000" w:rsidRPr="00000000">
              <w:rPr>
                <w:rFonts w:ascii="Helvetica Neue" w:cs="Helvetica Neue" w:eastAsia="Helvetica Neue" w:hAnsi="Helvetica Neue"/>
                <w:b w:val="1"/>
                <w:color w:val="404040"/>
                <w:sz w:val="24"/>
                <w:szCs w:val="24"/>
                <w:rtl w:val="0"/>
              </w:rPr>
              <w:t xml:space="preserve">Finalized</w:t>
            </w:r>
          </w:p>
        </w:tc>
        <w:tc>
          <w:tcPr>
            <w:shd w:fill="auto" w:val="clear"/>
            <w:tcMar>
              <w:top w:w="100.0" w:type="dxa"/>
              <w:left w:w="100.0" w:type="dxa"/>
              <w:bottom w:w="100.0" w:type="dxa"/>
              <w:right w:w="100.0" w:type="dxa"/>
            </w:tcM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b w:val="1"/>
                <w:color w:val="404040"/>
                <w:sz w:val="24"/>
                <w:szCs w:val="24"/>
              </w:rPr>
            </w:pPr>
            <w:r w:rsidDel="00000000" w:rsidR="00000000" w:rsidRPr="00000000">
              <w:rPr>
                <w:b w:val="1"/>
                <w:color w:val="404040"/>
                <w:sz w:val="24"/>
                <w:szCs w:val="24"/>
                <w:rtl w:val="0"/>
              </w:rPr>
              <w:t xml:space="preserve">Source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Helvetica Neue" w:cs="Helvetica Neue" w:eastAsia="Helvetica Neue" w:hAnsi="Helvetica Neue"/>
                <w:color w:val="404040"/>
                <w:sz w:val="24"/>
                <w:szCs w:val="24"/>
              </w:rPr>
            </w:pPr>
            <w:r w:rsidDel="00000000" w:rsidR="00000000" w:rsidRPr="00000000">
              <w:rPr>
                <w:rFonts w:ascii="Helvetica Neue" w:cs="Helvetica Neue" w:eastAsia="Helvetica Neue" w:hAnsi="Helvetica Neue"/>
                <w:color w:val="404040"/>
                <w:sz w:val="24"/>
                <w:szCs w:val="24"/>
                <w:rtl w:val="0"/>
              </w:rPr>
              <w:t xml:space="preserve">South German Credit Prediction</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Helvetica Neue" w:cs="Helvetica Neue" w:eastAsia="Helvetica Neue" w:hAnsi="Helvetica Neue"/>
                <w:color w:val="404040"/>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Helvetica Neue" w:cs="Helvetica Neue" w:eastAsia="Helvetica Neue" w:hAnsi="Helvetica Neue"/>
                <w:color w:val="404040"/>
                <w:sz w:val="24"/>
                <w:szCs w:val="24"/>
              </w:rPr>
            </w:pPr>
            <w:r w:rsidDel="00000000" w:rsidR="00000000" w:rsidRPr="00000000">
              <w:rPr>
                <w:rFonts w:ascii="Helvetica Neue" w:cs="Helvetica Neue" w:eastAsia="Helvetica Neue" w:hAnsi="Helvetica Neue"/>
                <w:color w:val="404040"/>
                <w:sz w:val="24"/>
                <w:szCs w:val="24"/>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03E">
            <w:pPr>
              <w:spacing w:after="0" w:line="240" w:lineRule="auto"/>
              <w:rPr>
                <w:color w:val="404040"/>
                <w:sz w:val="24"/>
                <w:szCs w:val="24"/>
              </w:rPr>
            </w:pPr>
            <w:r w:rsidDel="00000000" w:rsidR="00000000" w:rsidRPr="00000000">
              <w:rPr>
                <w:color w:val="404040"/>
                <w:sz w:val="24"/>
                <w:szCs w:val="24"/>
                <w:rtl w:val="0"/>
              </w:rPr>
              <w:t xml:space="preserve">https://www.kaggle.com/competitions/south-german-credit-prediction/data</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heading=h.3dy6vkm" w:id="6"/>
      <w:bookmarkEnd w:id="6"/>
      <w:r w:rsidDel="00000000" w:rsidR="00000000" w:rsidRPr="00000000">
        <w:rPr>
          <w:rtl w:val="0"/>
        </w:rPr>
        <w:t xml:space="preserve">2.1.1 Dataset overview</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classifies people described by a set of attributes as good or bad credit risks. There are 1000 entries in the dataset, which have been sampled as train and test data. This dataset is Multivariate, Numeric/Categorical. Nature of the problem is Binary Classification</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Kredit</w:t>
      </w:r>
      <w:r w:rsidDel="00000000" w:rsidR="00000000" w:rsidRPr="00000000">
        <w:rPr>
          <w:rFonts w:ascii="Times New Roman" w:cs="Times New Roman" w:eastAsia="Times New Roman" w:hAnsi="Times New Roman"/>
          <w:sz w:val="24"/>
          <w:szCs w:val="24"/>
          <w:rtl w:val="0"/>
        </w:rPr>
        <w:t xml:space="preserve">' is our target variable, the one whose value must be predicted.</w:t>
      </w:r>
    </w:p>
    <w:p w:rsidR="00000000" w:rsidDel="00000000" w:rsidP="00000000" w:rsidRDefault="00000000" w:rsidRPr="00000000" w14:paraId="00000043">
      <w:pPr>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Please note that the feature names are in German to preserve the authenticity of the data.</w:t>
      </w:r>
      <w:r w:rsidDel="00000000" w:rsidR="00000000" w:rsidRPr="00000000">
        <w:rPr>
          <w:rtl w:val="0"/>
        </w:rPr>
      </w:r>
    </w:p>
    <w:p w:rsidR="00000000" w:rsidDel="00000000" w:rsidP="00000000" w:rsidRDefault="00000000" w:rsidRPr="00000000" w14:paraId="00000044">
      <w:pPr>
        <w:pStyle w:val="Heading2"/>
        <w:rPr/>
      </w:pPr>
      <w:bookmarkStart w:colFirst="0" w:colLast="0" w:name="_heading=h.kuqngcv8e0lu" w:id="7"/>
      <w:bookmarkEnd w:id="7"/>
      <w:r w:rsidDel="00000000" w:rsidR="00000000" w:rsidRPr="00000000">
        <w:rPr>
          <w:rtl w:val="0"/>
        </w:rPr>
        <w:t xml:space="preserve">2.1.2 Input schema</w:t>
      </w:r>
    </w:p>
    <w:p w:rsidR="00000000" w:rsidDel="00000000" w:rsidP="00000000" w:rsidRDefault="00000000" w:rsidRPr="00000000" w14:paraId="00000045">
      <w:pPr>
        <w:rPr/>
      </w:pPr>
      <w:r w:rsidDel="00000000" w:rsidR="00000000" w:rsidRPr="00000000">
        <w:rPr>
          <w:rtl w:val="0"/>
        </w:rPr>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710"/>
        <w:gridCol w:w="1680"/>
        <w:gridCol w:w="4485"/>
        <w:tblGridChange w:id="0">
          <w:tblGrid>
            <w:gridCol w:w="1155"/>
            <w:gridCol w:w="1710"/>
            <w:gridCol w:w="1680"/>
            <w:gridCol w:w="4485"/>
          </w:tblGrid>
        </w:tblGridChange>
      </w:tblGrid>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Column Name</w:t>
            </w:r>
          </w:p>
        </w:tc>
        <w:tc>
          <w:tcPr>
            <w:shd w:fill="auto" w:val="clear"/>
            <w:tcMar>
              <w:top w:w="72.0" w:type="dxa"/>
              <w:left w:w="72.0" w:type="dxa"/>
              <w:bottom w:w="72.0" w:type="dxa"/>
              <w:right w:w="72.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Variable Name</w:t>
            </w:r>
          </w:p>
        </w:tc>
        <w:tc>
          <w:tcPr>
            <w:shd w:fill="auto" w:val="clear"/>
            <w:tcMar>
              <w:top w:w="72.0" w:type="dxa"/>
              <w:left w:w="72.0" w:type="dxa"/>
              <w:bottom w:w="72.0" w:type="dxa"/>
              <w:right w:w="72.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shd w:fill="auto" w:val="clear"/>
            <w:tcMar>
              <w:top w:w="72.0" w:type="dxa"/>
              <w:left w:w="72.0" w:type="dxa"/>
              <w:bottom w:w="72.0" w:type="dxa"/>
              <w:right w:w="72.0" w:type="dxa"/>
            </w:tcMar>
            <w:vAlign w:val="top"/>
          </w:tcPr>
          <w:p w:rsidR="00000000" w:rsidDel="00000000" w:rsidP="00000000" w:rsidRDefault="00000000" w:rsidRPr="00000000" w14:paraId="00000049">
            <w:pPr>
              <w:widowControl w:val="0"/>
              <w:spacing w:after="0" w:line="240" w:lineRule="auto"/>
              <w:rPr>
                <w:b w:val="1"/>
              </w:rPr>
            </w:pPr>
            <w:r w:rsidDel="00000000" w:rsidR="00000000" w:rsidRPr="00000000">
              <w:rPr>
                <w:b w:val="1"/>
                <w:rtl w:val="0"/>
              </w:rPr>
              <w:t xml:space="preserve">Content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laufkont</w:t>
            </w:r>
          </w:p>
        </w:tc>
        <w:tc>
          <w:tcPr>
            <w:shd w:fill="auto" w:val="clear"/>
            <w:tcMar>
              <w:top w:w="0.0" w:type="dxa"/>
              <w:left w:w="0.0" w:type="dxa"/>
              <w:bottom w:w="0.0" w:type="dxa"/>
              <w:right w:w="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c>
          <w:tcPr>
            <w:shd w:fill="auto" w:val="clear"/>
            <w:tcMar>
              <w:top w:w="0.0" w:type="dxa"/>
              <w:left w:w="0.0" w:type="dxa"/>
              <w:bottom w:w="0.0" w:type="dxa"/>
              <w:right w:w="0.0" w:type="dxa"/>
            </w:tcMar>
            <w:vAlign w:val="top"/>
          </w:tcPr>
          <w:p w:rsidR="00000000" w:rsidDel="00000000" w:rsidP="00000000" w:rsidRDefault="00000000" w:rsidRPr="00000000" w14:paraId="0000004C">
            <w:pPr>
              <w:widowControl w:val="0"/>
              <w:spacing w:after="0" w:line="240" w:lineRule="auto"/>
              <w:rPr/>
            </w:pPr>
            <w:r w:rsidDel="00000000" w:rsidR="00000000" w:rsidRPr="00000000">
              <w:rPr>
                <w:rtl w:val="0"/>
              </w:rPr>
              <w:t xml:space="preserve">categorical</w:t>
            </w:r>
          </w:p>
        </w:tc>
        <w:tc>
          <w:tcPr>
            <w:shd w:fill="auto" w:val="clear"/>
            <w:tcMar>
              <w:top w:w="0.0" w:type="dxa"/>
              <w:left w:w="0.0" w:type="dxa"/>
              <w:bottom w:w="0.0" w:type="dxa"/>
              <w:right w:w="0.0" w:type="dxa"/>
            </w:tcMar>
            <w:vAlign w:val="top"/>
          </w:tcPr>
          <w:p w:rsidR="00000000" w:rsidDel="00000000" w:rsidP="00000000" w:rsidRDefault="00000000" w:rsidRPr="00000000" w14:paraId="0000004D">
            <w:pPr>
              <w:widowControl w:val="0"/>
              <w:spacing w:after="0" w:line="240" w:lineRule="auto"/>
              <w:rPr/>
            </w:pPr>
            <w:r w:rsidDel="00000000" w:rsidR="00000000" w:rsidRPr="00000000">
              <w:rPr>
                <w:rtl w:val="0"/>
              </w:rPr>
              <w:t xml:space="preserve">status of the debtor's checking account with the bank</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laufzeit</w:t>
            </w:r>
          </w:p>
        </w:tc>
        <w:tc>
          <w:tcPr>
            <w:shd w:fill="auto" w:val="clear"/>
            <w:tcMar>
              <w:top w:w="0.0" w:type="dxa"/>
              <w:left w:w="0.0" w:type="dxa"/>
              <w:bottom w:w="0.0" w:type="dxa"/>
              <w:right w:w="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duration</w:t>
            </w:r>
          </w:p>
        </w:tc>
        <w:tc>
          <w:tcPr>
            <w:shd w:fill="auto" w:val="clear"/>
            <w:tcMar>
              <w:top w:w="0.0" w:type="dxa"/>
              <w:left w:w="0.0" w:type="dxa"/>
              <w:bottom w:w="0.0" w:type="dxa"/>
              <w:right w:w="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quantitative</w:t>
            </w:r>
          </w:p>
        </w:tc>
        <w:tc>
          <w:tcPr>
            <w:shd w:fill="auto" w:val="clear"/>
            <w:tcMar>
              <w:top w:w="0.0" w:type="dxa"/>
              <w:left w:w="0.0" w:type="dxa"/>
              <w:bottom w:w="0.0" w:type="dxa"/>
              <w:right w:w="0.0" w:type="dxa"/>
            </w:tcMar>
            <w:vAlign w:val="top"/>
          </w:tcPr>
          <w:p w:rsidR="00000000" w:rsidDel="00000000" w:rsidP="00000000" w:rsidRDefault="00000000" w:rsidRPr="00000000" w14:paraId="00000051">
            <w:pPr>
              <w:widowControl w:val="0"/>
              <w:spacing w:after="0" w:line="240" w:lineRule="auto"/>
              <w:rPr/>
            </w:pPr>
            <w:r w:rsidDel="00000000" w:rsidR="00000000" w:rsidRPr="00000000">
              <w:rPr>
                <w:rtl w:val="0"/>
              </w:rPr>
              <w:t xml:space="preserve">credit duration in months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moral</w:t>
            </w:r>
          </w:p>
        </w:tc>
        <w:tc>
          <w:tcPr>
            <w:shd w:fill="auto" w:val="clear"/>
            <w:tcMar>
              <w:top w:w="0.0" w:type="dxa"/>
              <w:left w:w="0.0" w:type="dxa"/>
              <w:bottom w:w="0.0" w:type="dxa"/>
              <w:right w:w="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credit_history</w:t>
            </w:r>
          </w:p>
        </w:tc>
        <w:tc>
          <w:tcPr>
            <w:shd w:fill="auto" w:val="clear"/>
            <w:tcMar>
              <w:top w:w="0.0" w:type="dxa"/>
              <w:left w:w="0.0" w:type="dxa"/>
              <w:bottom w:w="0.0" w:type="dxa"/>
              <w:right w:w="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categorical</w:t>
            </w:r>
          </w:p>
        </w:tc>
        <w:tc>
          <w:tcPr>
            <w:shd w:fill="auto" w:val="clear"/>
            <w:tcMar>
              <w:top w:w="0.0" w:type="dxa"/>
              <w:left w:w="0.0" w:type="dxa"/>
              <w:bottom w:w="0.0" w:type="dxa"/>
              <w:right w:w="0.0" w:type="dxa"/>
            </w:tcMar>
            <w:vAlign w:val="top"/>
          </w:tcPr>
          <w:p w:rsidR="00000000" w:rsidDel="00000000" w:rsidP="00000000" w:rsidRDefault="00000000" w:rsidRPr="00000000" w14:paraId="00000055">
            <w:pPr>
              <w:widowControl w:val="0"/>
              <w:spacing w:after="0" w:line="240" w:lineRule="auto"/>
              <w:rPr/>
            </w:pPr>
            <w:r w:rsidDel="00000000" w:rsidR="00000000" w:rsidRPr="00000000">
              <w:rPr>
                <w:rtl w:val="0"/>
              </w:rPr>
              <w:t xml:space="preserve">history of compliance with previous or concurrent credit contracts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verw</w:t>
            </w:r>
          </w:p>
        </w:tc>
        <w:tc>
          <w:tcPr>
            <w:shd w:fill="auto" w:val="clear"/>
            <w:tcMar>
              <w:top w:w="0.0" w:type="dxa"/>
              <w:left w:w="0.0" w:type="dxa"/>
              <w:bottom w:w="0.0" w:type="dxa"/>
              <w:right w:w="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purpose</w:t>
            </w:r>
          </w:p>
        </w:tc>
        <w:tc>
          <w:tcPr>
            <w:shd w:fill="auto" w:val="clear"/>
            <w:tcMar>
              <w:top w:w="0.0" w:type="dxa"/>
              <w:left w:w="0.0" w:type="dxa"/>
              <w:bottom w:w="0.0" w:type="dxa"/>
              <w:right w:w="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categorical</w:t>
            </w:r>
          </w:p>
        </w:tc>
        <w:tc>
          <w:tcPr>
            <w:shd w:fill="auto" w:val="clear"/>
            <w:tcMar>
              <w:top w:w="0.0" w:type="dxa"/>
              <w:left w:w="0.0" w:type="dxa"/>
              <w:bottom w:w="0.0" w:type="dxa"/>
              <w:right w:w="0.0" w:type="dxa"/>
            </w:tcMar>
            <w:vAlign w:val="top"/>
          </w:tcPr>
          <w:p w:rsidR="00000000" w:rsidDel="00000000" w:rsidP="00000000" w:rsidRDefault="00000000" w:rsidRPr="00000000" w14:paraId="00000059">
            <w:pPr>
              <w:widowControl w:val="0"/>
              <w:spacing w:after="0" w:line="240" w:lineRule="auto"/>
              <w:rPr/>
            </w:pPr>
            <w:r w:rsidDel="00000000" w:rsidR="00000000" w:rsidRPr="00000000">
              <w:rPr>
                <w:rtl w:val="0"/>
              </w:rPr>
              <w:t xml:space="preserve">purpose for which the credit is needed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hoehe</w:t>
            </w:r>
          </w:p>
        </w:tc>
        <w:tc>
          <w:tcPr>
            <w:shd w:fill="auto" w:val="clear"/>
            <w:tcMar>
              <w:top w:w="0.0" w:type="dxa"/>
              <w:left w:w="0.0" w:type="dxa"/>
              <w:bottom w:w="0.0" w:type="dxa"/>
              <w:right w:w="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amount</w:t>
            </w:r>
          </w:p>
        </w:tc>
        <w:tc>
          <w:tcPr>
            <w:shd w:fill="auto" w:val="clear"/>
            <w:tcMar>
              <w:top w:w="0.0" w:type="dxa"/>
              <w:left w:w="0.0" w:type="dxa"/>
              <w:bottom w:w="0.0" w:type="dxa"/>
              <w:right w:w="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quantitative</w:t>
            </w:r>
          </w:p>
        </w:tc>
        <w:tc>
          <w:tcPr>
            <w:shd w:fill="auto" w:val="clear"/>
            <w:tcMar>
              <w:top w:w="0.0" w:type="dxa"/>
              <w:left w:w="0.0" w:type="dxa"/>
              <w:bottom w:w="0.0" w:type="dxa"/>
              <w:right w:w="0.0" w:type="dxa"/>
            </w:tcMar>
            <w:vAlign w:val="top"/>
          </w:tcPr>
          <w:p w:rsidR="00000000" w:rsidDel="00000000" w:rsidP="00000000" w:rsidRDefault="00000000" w:rsidRPr="00000000" w14:paraId="0000005D">
            <w:pPr>
              <w:widowControl w:val="0"/>
              <w:spacing w:after="0" w:line="240" w:lineRule="auto"/>
              <w:rPr/>
            </w:pPr>
            <w:r w:rsidDel="00000000" w:rsidR="00000000" w:rsidRPr="00000000">
              <w:rPr>
                <w:rtl w:val="0"/>
              </w:rPr>
              <w:t xml:space="preserve">credit amount in DM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sparkont</w:t>
            </w:r>
          </w:p>
        </w:tc>
        <w:tc>
          <w:tcPr>
            <w:shd w:fill="auto" w:val="clear"/>
            <w:tcMar>
              <w:top w:w="0.0" w:type="dxa"/>
              <w:left w:w="0.0" w:type="dxa"/>
              <w:bottom w:w="0.0" w:type="dxa"/>
              <w:right w:w="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savings</w:t>
            </w:r>
          </w:p>
        </w:tc>
        <w:tc>
          <w:tcPr>
            <w:shd w:fill="auto" w:val="clear"/>
            <w:tcMar>
              <w:top w:w="0.0" w:type="dxa"/>
              <w:left w:w="0.0" w:type="dxa"/>
              <w:bottom w:w="0.0" w:type="dxa"/>
              <w:right w:w="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categorical</w:t>
            </w:r>
          </w:p>
        </w:tc>
        <w:tc>
          <w:tcPr>
            <w:shd w:fill="auto" w:val="clear"/>
            <w:tcMar>
              <w:top w:w="0.0" w:type="dxa"/>
              <w:left w:w="0.0" w:type="dxa"/>
              <w:bottom w:w="0.0" w:type="dxa"/>
              <w:right w:w="0.0" w:type="dxa"/>
            </w:tcMar>
            <w:vAlign w:val="top"/>
          </w:tcPr>
          <w:p w:rsidR="00000000" w:rsidDel="00000000" w:rsidP="00000000" w:rsidRDefault="00000000" w:rsidRPr="00000000" w14:paraId="00000061">
            <w:pPr>
              <w:widowControl w:val="0"/>
              <w:spacing w:after="0" w:line="240" w:lineRule="auto"/>
              <w:rPr/>
            </w:pPr>
            <w:r w:rsidDel="00000000" w:rsidR="00000000" w:rsidRPr="00000000">
              <w:rPr>
                <w:rtl w:val="0"/>
              </w:rPr>
              <w:t xml:space="preserve">debtor's savings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beszeit</w:t>
            </w:r>
          </w:p>
        </w:tc>
        <w:tc>
          <w:tcPr>
            <w:shd w:fill="auto" w:val="clear"/>
            <w:tcMar>
              <w:top w:w="0.0" w:type="dxa"/>
              <w:left w:w="0.0" w:type="dxa"/>
              <w:bottom w:w="0.0" w:type="dxa"/>
              <w:right w:w="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employment_duration</w:t>
            </w:r>
          </w:p>
        </w:tc>
        <w:tc>
          <w:tcPr>
            <w:shd w:fill="auto" w:val="clear"/>
            <w:tcMar>
              <w:top w:w="0.0" w:type="dxa"/>
              <w:left w:w="0.0" w:type="dxa"/>
              <w:bottom w:w="0.0" w:type="dxa"/>
              <w:right w:w="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ordinal, discretized quantitative</w:t>
            </w:r>
          </w:p>
        </w:tc>
        <w:tc>
          <w:tcPr>
            <w:shd w:fill="auto" w:val="clear"/>
            <w:tcMar>
              <w:top w:w="0.0" w:type="dxa"/>
              <w:left w:w="0.0" w:type="dxa"/>
              <w:bottom w:w="0.0" w:type="dxa"/>
              <w:right w:w="0.0" w:type="dxa"/>
            </w:tcMar>
            <w:vAlign w:val="top"/>
          </w:tcPr>
          <w:p w:rsidR="00000000" w:rsidDel="00000000" w:rsidP="00000000" w:rsidRDefault="00000000" w:rsidRPr="00000000" w14:paraId="00000065">
            <w:pPr>
              <w:widowControl w:val="0"/>
              <w:spacing w:after="0" w:line="240" w:lineRule="auto"/>
              <w:rPr/>
            </w:pPr>
            <w:r w:rsidDel="00000000" w:rsidR="00000000" w:rsidRPr="00000000">
              <w:rPr>
                <w:rtl w:val="0"/>
              </w:rPr>
              <w:t xml:space="preserve">duration of debtor's employment with current employer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rate</w:t>
            </w:r>
          </w:p>
        </w:tc>
        <w:tc>
          <w:tcPr>
            <w:shd w:fill="auto" w:val="clear"/>
            <w:tcMar>
              <w:top w:w="0.0" w:type="dxa"/>
              <w:left w:w="0.0" w:type="dxa"/>
              <w:bottom w:w="0.0" w:type="dxa"/>
              <w:right w:w="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installment_rate</w:t>
            </w:r>
          </w:p>
        </w:tc>
        <w:tc>
          <w:tcPr>
            <w:shd w:fill="auto" w:val="clear"/>
            <w:tcMar>
              <w:top w:w="0.0" w:type="dxa"/>
              <w:left w:w="0.0" w:type="dxa"/>
              <w:bottom w:w="0.0" w:type="dxa"/>
              <w:right w:w="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ordinal; discretized quantitative</w:t>
            </w:r>
          </w:p>
        </w:tc>
        <w:tc>
          <w:tcPr>
            <w:shd w:fill="auto" w:val="clear"/>
            <w:tcMar>
              <w:top w:w="0.0" w:type="dxa"/>
              <w:left w:w="0.0" w:type="dxa"/>
              <w:bottom w:w="0.0" w:type="dxa"/>
              <w:right w:w="0.0" w:type="dxa"/>
            </w:tcMar>
            <w:vAlign w:val="top"/>
          </w:tcPr>
          <w:p w:rsidR="00000000" w:rsidDel="00000000" w:rsidP="00000000" w:rsidRDefault="00000000" w:rsidRPr="00000000" w14:paraId="00000069">
            <w:pPr>
              <w:widowControl w:val="0"/>
              <w:spacing w:after="0" w:line="240" w:lineRule="auto"/>
              <w:rPr/>
            </w:pPr>
            <w:r w:rsidDel="00000000" w:rsidR="00000000" w:rsidRPr="00000000">
              <w:rPr>
                <w:rtl w:val="0"/>
              </w:rPr>
              <w:t xml:space="preserve">credit installments as a percentage of debtor's disposable income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famges</w:t>
            </w:r>
          </w:p>
        </w:tc>
        <w:tc>
          <w:tcPr>
            <w:shd w:fill="auto" w:val="clear"/>
            <w:tcMar>
              <w:top w:w="0.0" w:type="dxa"/>
              <w:left w:w="0.0" w:type="dxa"/>
              <w:bottom w:w="0.0" w:type="dxa"/>
              <w:right w:w="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personal_status_sex</w:t>
            </w:r>
          </w:p>
        </w:tc>
        <w:tc>
          <w:tcPr>
            <w:shd w:fill="auto" w:val="clear"/>
            <w:tcMar>
              <w:top w:w="0.0" w:type="dxa"/>
              <w:left w:w="0.0" w:type="dxa"/>
              <w:bottom w:w="0.0" w:type="dxa"/>
              <w:right w:w="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categorical</w:t>
            </w:r>
          </w:p>
        </w:tc>
        <w:tc>
          <w:tcPr>
            <w:shd w:fill="auto" w:val="clear"/>
            <w:tcMar>
              <w:top w:w="0.0" w:type="dxa"/>
              <w:left w:w="0.0" w:type="dxa"/>
              <w:bottom w:w="0.0" w:type="dxa"/>
              <w:right w:w="0.0" w:type="dxa"/>
            </w:tcMar>
            <w:vAlign w:val="top"/>
          </w:tcPr>
          <w:p w:rsidR="00000000" w:rsidDel="00000000" w:rsidP="00000000" w:rsidRDefault="00000000" w:rsidRPr="00000000" w14:paraId="0000006D">
            <w:pPr>
              <w:widowControl w:val="0"/>
              <w:spacing w:after="0" w:line="240" w:lineRule="auto"/>
              <w:rPr/>
            </w:pPr>
            <w:r w:rsidDel="00000000" w:rsidR="00000000" w:rsidRPr="00000000">
              <w:rPr>
                <w:rtl w:val="0"/>
              </w:rPr>
              <w:t xml:space="preserve">combined information on sex and marital status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buerge</w:t>
            </w:r>
          </w:p>
        </w:tc>
        <w:tc>
          <w:tcPr>
            <w:shd w:fill="auto" w:val="clear"/>
            <w:tcMar>
              <w:top w:w="0.0" w:type="dxa"/>
              <w:left w:w="0.0" w:type="dxa"/>
              <w:bottom w:w="0.0" w:type="dxa"/>
              <w:right w:w="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other_debtors</w:t>
            </w:r>
          </w:p>
        </w:tc>
        <w:tc>
          <w:tcPr>
            <w:shd w:fill="auto" w:val="clear"/>
            <w:tcMar>
              <w:top w:w="0.0" w:type="dxa"/>
              <w:left w:w="0.0" w:type="dxa"/>
              <w:bottom w:w="0.0" w:type="dxa"/>
              <w:right w:w="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categorical</w:t>
            </w:r>
          </w:p>
        </w:tc>
        <w:tc>
          <w:tcPr>
            <w:shd w:fill="auto" w:val="clear"/>
            <w:tcMar>
              <w:top w:w="0.0" w:type="dxa"/>
              <w:left w:w="0.0" w:type="dxa"/>
              <w:bottom w:w="0.0" w:type="dxa"/>
              <w:right w:w="0.0" w:type="dxa"/>
            </w:tcMar>
            <w:vAlign w:val="top"/>
          </w:tcPr>
          <w:p w:rsidR="00000000" w:rsidDel="00000000" w:rsidP="00000000" w:rsidRDefault="00000000" w:rsidRPr="00000000" w14:paraId="00000071">
            <w:pPr>
              <w:widowControl w:val="0"/>
              <w:spacing w:after="0" w:line="240" w:lineRule="auto"/>
              <w:rPr/>
            </w:pPr>
            <w:r w:rsidDel="00000000" w:rsidR="00000000" w:rsidRPr="00000000">
              <w:rPr>
                <w:rtl w:val="0"/>
              </w:rPr>
              <w:t xml:space="preserve">Is there another debtor or a guarantor for the credit?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wohnzeit</w:t>
            </w:r>
          </w:p>
        </w:tc>
        <w:tc>
          <w:tcPr>
            <w:shd w:fill="auto" w:val="clear"/>
            <w:tcMar>
              <w:top w:w="0.0" w:type="dxa"/>
              <w:left w:w="0.0" w:type="dxa"/>
              <w:bottom w:w="0.0" w:type="dxa"/>
              <w:right w:w="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present_residence</w:t>
            </w:r>
          </w:p>
        </w:tc>
        <w:tc>
          <w:tcPr>
            <w:shd w:fill="auto" w:val="clear"/>
            <w:tcMar>
              <w:top w:w="0.0" w:type="dxa"/>
              <w:left w:w="0.0" w:type="dxa"/>
              <w:bottom w:w="0.0" w:type="dxa"/>
              <w:right w:w="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ordinal; discretized quantitative</w:t>
            </w:r>
          </w:p>
        </w:tc>
        <w:tc>
          <w:tcPr>
            <w:shd w:fill="auto" w:val="clear"/>
            <w:tcMar>
              <w:top w:w="0.0" w:type="dxa"/>
              <w:left w:w="0.0" w:type="dxa"/>
              <w:bottom w:w="0.0" w:type="dxa"/>
              <w:right w:w="0.0" w:type="dxa"/>
            </w:tcMar>
            <w:vAlign w:val="top"/>
          </w:tcPr>
          <w:p w:rsidR="00000000" w:rsidDel="00000000" w:rsidP="00000000" w:rsidRDefault="00000000" w:rsidRPr="00000000" w14:paraId="00000075">
            <w:pPr>
              <w:widowControl w:val="0"/>
              <w:spacing w:after="0" w:line="240" w:lineRule="auto"/>
              <w:rPr/>
            </w:pPr>
            <w:r w:rsidDel="00000000" w:rsidR="00000000" w:rsidRPr="00000000">
              <w:rPr>
                <w:rtl w:val="0"/>
              </w:rPr>
              <w:t xml:space="preserve">length of time (in years) the debtor lives in the present residence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verm</w:t>
            </w:r>
          </w:p>
        </w:tc>
        <w:tc>
          <w:tcPr>
            <w:shd w:fill="auto" w:val="clear"/>
            <w:tcMar>
              <w:top w:w="0.0" w:type="dxa"/>
              <w:left w:w="0.0" w:type="dxa"/>
              <w:bottom w:w="0.0" w:type="dxa"/>
              <w:right w:w="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property</w:t>
            </w:r>
          </w:p>
        </w:tc>
        <w:tc>
          <w:tcPr>
            <w:shd w:fill="auto" w:val="clear"/>
            <w:tcMar>
              <w:top w:w="0.0" w:type="dxa"/>
              <w:left w:w="0.0" w:type="dxa"/>
              <w:bottom w:w="0.0" w:type="dxa"/>
              <w:right w:w="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ordinal</w:t>
            </w:r>
          </w:p>
        </w:tc>
        <w:tc>
          <w:tcPr>
            <w:shd w:fill="auto" w:val="clear"/>
            <w:tcMar>
              <w:top w:w="0.0" w:type="dxa"/>
              <w:left w:w="0.0" w:type="dxa"/>
              <w:bottom w:w="0.0" w:type="dxa"/>
              <w:right w:w="0.0" w:type="dxa"/>
            </w:tcMar>
            <w:vAlign w:val="top"/>
          </w:tcPr>
          <w:p w:rsidR="00000000" w:rsidDel="00000000" w:rsidP="00000000" w:rsidRDefault="00000000" w:rsidRPr="00000000" w14:paraId="00000079">
            <w:pPr>
              <w:widowControl w:val="0"/>
              <w:spacing w:after="0" w:line="240" w:lineRule="auto"/>
              <w:rPr/>
            </w:pPr>
            <w:r w:rsidDel="00000000" w:rsidR="00000000" w:rsidRPr="00000000">
              <w:rPr>
                <w:rtl w:val="0"/>
              </w:rPr>
              <w:t xml:space="preserve">the debtor's most valuable property, i.e. the highest possible code is used. Code 2 is used, if codes 3 or 4 are not applicable and there is a car or any other relevant property that does not fall under variable sparkont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w:t>
            </w:r>
          </w:p>
        </w:tc>
        <w:tc>
          <w:tcPr>
            <w:shd w:fill="auto" w:val="clear"/>
            <w:tcMar>
              <w:top w:w="0.0" w:type="dxa"/>
              <w:left w:w="0.0" w:type="dxa"/>
              <w:bottom w:w="0.0" w:type="dxa"/>
              <w:right w:w="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w:t>
            </w:r>
          </w:p>
        </w:tc>
        <w:tc>
          <w:tcPr>
            <w:shd w:fill="auto" w:val="clear"/>
            <w:tcMar>
              <w:top w:w="0.0" w:type="dxa"/>
              <w:left w:w="0.0" w:type="dxa"/>
              <w:bottom w:w="0.0" w:type="dxa"/>
              <w:right w:w="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quantitative</w:t>
            </w:r>
          </w:p>
        </w:tc>
        <w:tc>
          <w:tcPr>
            <w:shd w:fill="auto" w:val="clear"/>
            <w:tcMar>
              <w:top w:w="0.0" w:type="dxa"/>
              <w:left w:w="0.0" w:type="dxa"/>
              <w:bottom w:w="0.0" w:type="dxa"/>
              <w:right w:w="0.0" w:type="dxa"/>
            </w:tcMar>
            <w:vAlign w:val="top"/>
          </w:tcPr>
          <w:p w:rsidR="00000000" w:rsidDel="00000000" w:rsidP="00000000" w:rsidRDefault="00000000" w:rsidRPr="00000000" w14:paraId="0000007D">
            <w:pPr>
              <w:widowControl w:val="0"/>
              <w:spacing w:after="0" w:line="240" w:lineRule="auto"/>
              <w:rPr/>
            </w:pPr>
            <w:r w:rsidDel="00000000" w:rsidR="00000000" w:rsidRPr="00000000">
              <w:rPr>
                <w:rtl w:val="0"/>
              </w:rPr>
              <w:t xml:space="preserve">age in years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weitkred</w:t>
            </w:r>
          </w:p>
        </w:tc>
        <w:tc>
          <w:tcPr>
            <w:shd w:fill="auto" w:val="clear"/>
            <w:tcMar>
              <w:top w:w="0.0" w:type="dxa"/>
              <w:left w:w="0.0" w:type="dxa"/>
              <w:bottom w:w="0.0" w:type="dxa"/>
              <w:right w:w="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other_installment_plans</w:t>
            </w:r>
          </w:p>
        </w:tc>
        <w:tc>
          <w:tcPr>
            <w:shd w:fill="auto" w:val="clear"/>
            <w:tcMar>
              <w:top w:w="0.0" w:type="dxa"/>
              <w:left w:w="0.0" w:type="dxa"/>
              <w:bottom w:w="0.0" w:type="dxa"/>
              <w:right w:w="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categorical</w:t>
            </w:r>
          </w:p>
        </w:tc>
        <w:tc>
          <w:tcPr>
            <w:shd w:fill="auto" w:val="clear"/>
            <w:tcMar>
              <w:top w:w="0.0" w:type="dxa"/>
              <w:left w:w="0.0" w:type="dxa"/>
              <w:bottom w:w="0.0" w:type="dxa"/>
              <w:right w:w="0.0" w:type="dxa"/>
            </w:tcMar>
            <w:vAlign w:val="top"/>
          </w:tcPr>
          <w:p w:rsidR="00000000" w:rsidDel="00000000" w:rsidP="00000000" w:rsidRDefault="00000000" w:rsidRPr="00000000" w14:paraId="00000081">
            <w:pPr>
              <w:widowControl w:val="0"/>
              <w:spacing w:after="0" w:line="240" w:lineRule="auto"/>
              <w:rPr/>
            </w:pPr>
            <w:r w:rsidDel="00000000" w:rsidR="00000000" w:rsidRPr="00000000">
              <w:rPr>
                <w:rtl w:val="0"/>
              </w:rPr>
              <w:t xml:space="preserve">installment plans from providers other than the credit-giving bank</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wohn</w:t>
            </w:r>
          </w:p>
        </w:tc>
        <w:tc>
          <w:tcPr>
            <w:shd w:fill="auto" w:val="clear"/>
            <w:tcMar>
              <w:top w:w="0.0" w:type="dxa"/>
              <w:left w:w="0.0" w:type="dxa"/>
              <w:bottom w:w="0.0" w:type="dxa"/>
              <w:right w:w="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housing</w:t>
            </w:r>
          </w:p>
        </w:tc>
        <w:tc>
          <w:tcPr>
            <w:shd w:fill="auto" w:val="clear"/>
            <w:tcMar>
              <w:top w:w="0.0" w:type="dxa"/>
              <w:left w:w="0.0" w:type="dxa"/>
              <w:bottom w:w="0.0" w:type="dxa"/>
              <w:right w:w="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categorical</w:t>
            </w:r>
          </w:p>
        </w:tc>
        <w:tc>
          <w:tcPr>
            <w:shd w:fill="auto" w:val="clear"/>
            <w:tcMar>
              <w:top w:w="0.0" w:type="dxa"/>
              <w:left w:w="0.0" w:type="dxa"/>
              <w:bottom w:w="0.0" w:type="dxa"/>
              <w:right w:w="0.0" w:type="dxa"/>
            </w:tcMar>
            <w:vAlign w:val="top"/>
          </w:tcPr>
          <w:p w:rsidR="00000000" w:rsidDel="00000000" w:rsidP="00000000" w:rsidRDefault="00000000" w:rsidRPr="00000000" w14:paraId="00000085">
            <w:pPr>
              <w:widowControl w:val="0"/>
              <w:spacing w:after="0" w:line="240" w:lineRule="auto"/>
              <w:rPr/>
            </w:pPr>
            <w:r w:rsidDel="00000000" w:rsidR="00000000" w:rsidRPr="00000000">
              <w:rPr>
                <w:rtl w:val="0"/>
              </w:rPr>
              <w:t xml:space="preserve">type of housing the debtor lives in</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bishkred</w:t>
            </w:r>
          </w:p>
        </w:tc>
        <w:tc>
          <w:tcPr>
            <w:shd w:fill="auto" w:val="clear"/>
            <w:tcMar>
              <w:top w:w="0.0" w:type="dxa"/>
              <w:left w:w="0.0" w:type="dxa"/>
              <w:bottom w:w="0.0" w:type="dxa"/>
              <w:right w:w="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number_credits</w:t>
            </w:r>
          </w:p>
        </w:tc>
        <w:tc>
          <w:tcPr>
            <w:shd w:fill="auto" w:val="clear"/>
            <w:tcMar>
              <w:top w:w="0.0" w:type="dxa"/>
              <w:left w:w="0.0" w:type="dxa"/>
              <w:bottom w:w="0.0" w:type="dxa"/>
              <w:right w:w="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ordinal</w:t>
            </w:r>
          </w:p>
        </w:tc>
        <w:tc>
          <w:tcPr>
            <w:shd w:fill="auto" w:val="clear"/>
            <w:tcMar>
              <w:top w:w="0.0" w:type="dxa"/>
              <w:left w:w="0.0" w:type="dxa"/>
              <w:bottom w:w="0.0" w:type="dxa"/>
              <w:right w:w="0.0" w:type="dxa"/>
            </w:tcMar>
            <w:vAlign w:val="top"/>
          </w:tcPr>
          <w:p w:rsidR="00000000" w:rsidDel="00000000" w:rsidP="00000000" w:rsidRDefault="00000000" w:rsidRPr="00000000" w14:paraId="00000089">
            <w:pPr>
              <w:widowControl w:val="0"/>
              <w:spacing w:after="0" w:line="240" w:lineRule="auto"/>
              <w:rPr/>
            </w:pPr>
            <w:r w:rsidDel="00000000" w:rsidR="00000000" w:rsidRPr="00000000">
              <w:rPr>
                <w:rtl w:val="0"/>
              </w:rPr>
              <w:t xml:space="preserve">number of credits including the current one the debtor has (or had) at this bank statement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beruf</w:t>
            </w:r>
          </w:p>
        </w:tc>
        <w:tc>
          <w:tcPr>
            <w:shd w:fill="auto" w:val="clear"/>
            <w:tcMar>
              <w:top w:w="0.0" w:type="dxa"/>
              <w:left w:w="0.0" w:type="dxa"/>
              <w:bottom w:w="0.0" w:type="dxa"/>
              <w:right w:w="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w:t>
            </w:r>
          </w:p>
        </w:tc>
        <w:tc>
          <w:tcPr>
            <w:shd w:fill="auto" w:val="clear"/>
            <w:tcMar>
              <w:top w:w="0.0" w:type="dxa"/>
              <w:left w:w="0.0" w:type="dxa"/>
              <w:bottom w:w="0.0" w:type="dxa"/>
              <w:right w:w="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ordinal</w:t>
            </w:r>
          </w:p>
        </w:tc>
        <w:tc>
          <w:tcPr>
            <w:shd w:fill="auto" w:val="clear"/>
            <w:tcMar>
              <w:top w:w="0.0" w:type="dxa"/>
              <w:left w:w="0.0" w:type="dxa"/>
              <w:bottom w:w="0.0" w:type="dxa"/>
              <w:right w:w="0.0" w:type="dxa"/>
            </w:tcMar>
            <w:vAlign w:val="top"/>
          </w:tcPr>
          <w:p w:rsidR="00000000" w:rsidDel="00000000" w:rsidP="00000000" w:rsidRDefault="00000000" w:rsidRPr="00000000" w14:paraId="0000008D">
            <w:pPr>
              <w:widowControl w:val="0"/>
              <w:spacing w:after="0" w:line="240" w:lineRule="auto"/>
              <w:rPr/>
            </w:pPr>
            <w:r w:rsidDel="00000000" w:rsidR="00000000" w:rsidRPr="00000000">
              <w:rPr>
                <w:rtl w:val="0"/>
              </w:rPr>
              <w:t xml:space="preserve">quality of debtor's job</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w:t>
            </w:r>
          </w:p>
        </w:tc>
        <w:tc>
          <w:tcPr>
            <w:shd w:fill="auto" w:val="clear"/>
            <w:tcMar>
              <w:top w:w="0.0" w:type="dxa"/>
              <w:left w:w="0.0" w:type="dxa"/>
              <w:bottom w:w="0.0" w:type="dxa"/>
              <w:right w:w="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people_liable</w:t>
            </w:r>
          </w:p>
        </w:tc>
        <w:tc>
          <w:tcPr>
            <w:shd w:fill="auto" w:val="clear"/>
            <w:tcMar>
              <w:top w:w="0.0" w:type="dxa"/>
              <w:left w:w="0.0" w:type="dxa"/>
              <w:bottom w:w="0.0" w:type="dxa"/>
              <w:right w:w="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binary,discretized quantitative</w:t>
            </w:r>
          </w:p>
        </w:tc>
        <w:tc>
          <w:tcPr>
            <w:shd w:fill="auto" w:val="clear"/>
            <w:tcMar>
              <w:top w:w="0.0" w:type="dxa"/>
              <w:left w:w="0.0" w:type="dxa"/>
              <w:bottom w:w="0.0" w:type="dxa"/>
              <w:right w:w="0.0" w:type="dxa"/>
            </w:tcMar>
            <w:vAlign w:val="top"/>
          </w:tcPr>
          <w:p w:rsidR="00000000" w:rsidDel="00000000" w:rsidP="00000000" w:rsidRDefault="00000000" w:rsidRPr="00000000" w14:paraId="00000091">
            <w:pPr>
              <w:widowControl w:val="0"/>
              <w:spacing w:after="0" w:line="240" w:lineRule="auto"/>
              <w:rPr/>
            </w:pPr>
            <w:r w:rsidDel="00000000" w:rsidR="00000000" w:rsidRPr="00000000">
              <w:rPr>
                <w:rtl w:val="0"/>
              </w:rPr>
              <w:t xml:space="preserve">number of persons who financially depend on the debtor (i.e., are entitled to maintenance)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telef</w:t>
            </w:r>
          </w:p>
        </w:tc>
        <w:tc>
          <w:tcPr>
            <w:shd w:fill="auto" w:val="clear"/>
            <w:tcMar>
              <w:top w:w="0.0" w:type="dxa"/>
              <w:left w:w="0.0" w:type="dxa"/>
              <w:bottom w:w="0.0" w:type="dxa"/>
              <w:right w:w="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telephone</w:t>
            </w:r>
          </w:p>
        </w:tc>
        <w:tc>
          <w:tcPr>
            <w:shd w:fill="auto" w:val="clear"/>
            <w:tcMar>
              <w:top w:w="0.0" w:type="dxa"/>
              <w:left w:w="0.0" w:type="dxa"/>
              <w:bottom w:w="0.0" w:type="dxa"/>
              <w:right w:w="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binary</w:t>
            </w:r>
          </w:p>
        </w:tc>
        <w:tc>
          <w:tcPr>
            <w:shd w:fill="auto" w:val="clear"/>
            <w:tcMar>
              <w:top w:w="0.0" w:type="dxa"/>
              <w:left w:w="0.0" w:type="dxa"/>
              <w:bottom w:w="0.0" w:type="dxa"/>
              <w:right w:w="0.0" w:type="dxa"/>
            </w:tcMar>
            <w:vAlign w:val="top"/>
          </w:tcPr>
          <w:p w:rsidR="00000000" w:rsidDel="00000000" w:rsidP="00000000" w:rsidRDefault="00000000" w:rsidRPr="00000000" w14:paraId="00000095">
            <w:pPr>
              <w:widowControl w:val="0"/>
              <w:spacing w:after="0" w:line="240" w:lineRule="auto"/>
              <w:rPr/>
            </w:pPr>
            <w:r w:rsidDel="00000000" w:rsidR="00000000" w:rsidRPr="00000000">
              <w:rPr>
                <w:rtl w:val="0"/>
              </w:rPr>
              <w:t xml:space="preserve">Is there a telephone landline registered on the debtor's name?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gastarb</w:t>
            </w:r>
          </w:p>
        </w:tc>
        <w:tc>
          <w:tcPr>
            <w:shd w:fill="auto" w:val="clear"/>
            <w:tcMar>
              <w:top w:w="0.0" w:type="dxa"/>
              <w:left w:w="0.0" w:type="dxa"/>
              <w:bottom w:w="0.0" w:type="dxa"/>
              <w:right w:w="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foreign_worker</w:t>
            </w:r>
          </w:p>
        </w:tc>
        <w:tc>
          <w:tcPr>
            <w:shd w:fill="auto" w:val="clear"/>
            <w:tcMar>
              <w:top w:w="0.0" w:type="dxa"/>
              <w:left w:w="0.0" w:type="dxa"/>
              <w:bottom w:w="0.0" w:type="dxa"/>
              <w:right w:w="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binary</w:t>
            </w:r>
          </w:p>
        </w:tc>
        <w:tc>
          <w:tcPr>
            <w:shd w:fill="auto" w:val="clear"/>
            <w:tcMar>
              <w:top w:w="0.0" w:type="dxa"/>
              <w:left w:w="0.0" w:type="dxa"/>
              <w:bottom w:w="0.0" w:type="dxa"/>
              <w:right w:w="0.0" w:type="dxa"/>
            </w:tcMar>
            <w:vAlign w:val="top"/>
          </w:tcPr>
          <w:p w:rsidR="00000000" w:rsidDel="00000000" w:rsidP="00000000" w:rsidRDefault="00000000" w:rsidRPr="00000000" w14:paraId="00000099">
            <w:pPr>
              <w:widowControl w:val="0"/>
              <w:spacing w:after="0" w:line="240" w:lineRule="auto"/>
              <w:rPr/>
            </w:pPr>
            <w:r w:rsidDel="00000000" w:rsidR="00000000" w:rsidRPr="00000000">
              <w:rPr>
                <w:rtl w:val="0"/>
              </w:rPr>
              <w:t xml:space="preserve">Is the debtor a foreign worker?</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kredit</w:t>
            </w:r>
          </w:p>
        </w:tc>
        <w:tc>
          <w:tcPr>
            <w:shd w:fill="auto" w:val="clear"/>
            <w:tcMar>
              <w:top w:w="0.0" w:type="dxa"/>
              <w:left w:w="0.0" w:type="dxa"/>
              <w:bottom w:w="0.0" w:type="dxa"/>
              <w:right w:w="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credit_risk</w:t>
            </w:r>
          </w:p>
        </w:tc>
        <w:tc>
          <w:tcPr>
            <w:shd w:fill="auto" w:val="clear"/>
            <w:tcMar>
              <w:top w:w="0.0" w:type="dxa"/>
              <w:left w:w="0.0" w:type="dxa"/>
              <w:bottom w:w="0.0" w:type="dxa"/>
              <w:right w:w="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binary</w:t>
            </w:r>
          </w:p>
        </w:tc>
        <w:tc>
          <w:tcPr>
            <w:shd w:fill="auto" w:val="clear"/>
            <w:tcMar>
              <w:top w:w="0.0" w:type="dxa"/>
              <w:left w:w="0.0" w:type="dxa"/>
              <w:bottom w:w="0.0" w:type="dxa"/>
              <w:right w:w="0.0" w:type="dxa"/>
            </w:tcMar>
            <w:vAlign w:val="top"/>
          </w:tcPr>
          <w:p w:rsidR="00000000" w:rsidDel="00000000" w:rsidP="00000000" w:rsidRDefault="00000000" w:rsidRPr="00000000" w14:paraId="0000009D">
            <w:pPr>
              <w:widowControl w:val="0"/>
              <w:spacing w:after="0" w:line="240" w:lineRule="auto"/>
              <w:rPr/>
            </w:pPr>
            <w:r w:rsidDel="00000000" w:rsidR="00000000" w:rsidRPr="00000000">
              <w:rPr>
                <w:rtl w:val="0"/>
              </w:rPr>
              <w:t xml:space="preserve">Has the credit contract been complied with (good) or not (bad) ?</w:t>
            </w:r>
          </w:p>
        </w:tc>
      </w:tr>
    </w:tbl>
    <w:p w:rsidR="00000000" w:rsidDel="00000000" w:rsidP="00000000" w:rsidRDefault="00000000" w:rsidRPr="00000000" w14:paraId="0000009E">
      <w:pPr>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F">
      <w:pPr>
        <w:pStyle w:val="Heading2"/>
        <w:spacing w:after="240" w:lineRule="auto"/>
        <w:ind w:left="0" w:firstLine="0"/>
        <w:rPr/>
      </w:pPr>
      <w:bookmarkStart w:colFirst="0" w:colLast="0" w:name="_heading=h.e12hemq59nf4" w:id="8"/>
      <w:bookmarkEnd w:id="8"/>
      <w:r w:rsidDel="00000000" w:rsidR="00000000" w:rsidRPr="00000000">
        <w:rPr>
          <w:rtl w:val="0"/>
        </w:rPr>
        <w:t xml:space="preserve">2.1.3 Attribute Information</w:t>
      </w:r>
    </w:p>
    <w:p w:rsidR="00000000" w:rsidDel="00000000" w:rsidP="00000000" w:rsidRDefault="00000000" w:rsidRPr="00000000" w14:paraId="000000A0">
      <w:pPr>
        <w:spacing w:after="0" w:lineRule="auto"/>
        <w:rPr/>
      </w:pPr>
      <w:r w:rsidDel="00000000" w:rsidR="00000000" w:rsidRPr="00000000">
        <w:rPr>
          <w:b w:val="1"/>
          <w:rtl w:val="0"/>
        </w:rPr>
        <w:t xml:space="preserve">Id</w:t>
      </w:r>
      <w:r w:rsidDel="00000000" w:rsidR="00000000" w:rsidRPr="00000000">
        <w:rPr>
          <w:rtl w:val="0"/>
        </w:rPr>
        <w:t xml:space="preserve"> = Id of individual entries, for evaluation</w:t>
      </w:r>
    </w:p>
    <w:p w:rsidR="00000000" w:rsidDel="00000000" w:rsidP="00000000" w:rsidRDefault="00000000" w:rsidRPr="00000000" w14:paraId="000000A1">
      <w:pPr>
        <w:spacing w:after="0" w:lineRule="auto"/>
        <w:rPr/>
      </w:pPr>
      <w:r w:rsidDel="00000000" w:rsidR="00000000" w:rsidRPr="00000000">
        <w:rPr>
          <w:b w:val="1"/>
          <w:rtl w:val="0"/>
        </w:rPr>
        <w:t xml:space="preserve">laufkont </w:t>
      </w:r>
      <w:r w:rsidDel="00000000" w:rsidR="00000000" w:rsidRPr="00000000">
        <w:rPr>
          <w:rtl w:val="0"/>
        </w:rPr>
        <w:t xml:space="preserve">= status</w:t>
      </w:r>
    </w:p>
    <w:p w:rsidR="00000000" w:rsidDel="00000000" w:rsidP="00000000" w:rsidRDefault="00000000" w:rsidRPr="00000000" w14:paraId="000000A2">
      <w:pPr>
        <w:spacing w:after="0" w:lineRule="auto"/>
        <w:rPr/>
      </w:pPr>
      <w:r w:rsidDel="00000000" w:rsidR="00000000" w:rsidRPr="00000000">
        <w:rPr>
          <w:rtl w:val="0"/>
        </w:rPr>
        <w:t xml:space="preserve">1 : no checking account</w:t>
      </w:r>
    </w:p>
    <w:p w:rsidR="00000000" w:rsidDel="00000000" w:rsidP="00000000" w:rsidRDefault="00000000" w:rsidRPr="00000000" w14:paraId="000000A3">
      <w:pPr>
        <w:spacing w:after="0" w:lineRule="auto"/>
        <w:rPr/>
      </w:pPr>
      <w:r w:rsidDel="00000000" w:rsidR="00000000" w:rsidRPr="00000000">
        <w:rPr>
          <w:rtl w:val="0"/>
        </w:rPr>
        <w:t xml:space="preserve">2 : … &lt; 0 DM 3 : 0&lt;= … &lt; 200 DM 4 : … &gt;= 200 DM / salary for at least 1 year</w:t>
      </w:r>
    </w:p>
    <w:p w:rsidR="00000000" w:rsidDel="00000000" w:rsidP="00000000" w:rsidRDefault="00000000" w:rsidRPr="00000000" w14:paraId="000000A4">
      <w:pPr>
        <w:spacing w:after="0" w:lineRule="auto"/>
        <w:rPr/>
      </w:pPr>
      <w:r w:rsidDel="00000000" w:rsidR="00000000" w:rsidRPr="00000000">
        <w:rPr>
          <w:b w:val="1"/>
          <w:rtl w:val="0"/>
        </w:rPr>
        <w:t xml:space="preserve">laufzeit </w:t>
      </w:r>
      <w:r w:rsidDel="00000000" w:rsidR="00000000" w:rsidRPr="00000000">
        <w:rPr>
          <w:rtl w:val="0"/>
        </w:rPr>
        <w:t xml:space="preserve">= duration</w:t>
      </w:r>
    </w:p>
    <w:p w:rsidR="00000000" w:rsidDel="00000000" w:rsidP="00000000" w:rsidRDefault="00000000" w:rsidRPr="00000000" w14:paraId="000000A5">
      <w:pPr>
        <w:spacing w:after="0" w:lineRule="auto"/>
        <w:rPr/>
      </w:pPr>
      <w:r w:rsidDel="00000000" w:rsidR="00000000" w:rsidRPr="00000000">
        <w:rPr>
          <w:b w:val="1"/>
          <w:rtl w:val="0"/>
        </w:rPr>
        <w:t xml:space="preserve">moral </w:t>
      </w:r>
      <w:r w:rsidDel="00000000" w:rsidR="00000000" w:rsidRPr="00000000">
        <w:rPr>
          <w:rtl w:val="0"/>
        </w:rPr>
        <w:t xml:space="preserve">= credit_history</w:t>
      </w:r>
    </w:p>
    <w:p w:rsidR="00000000" w:rsidDel="00000000" w:rsidP="00000000" w:rsidRDefault="00000000" w:rsidRPr="00000000" w14:paraId="000000A6">
      <w:pPr>
        <w:spacing w:after="0" w:lineRule="auto"/>
        <w:rPr/>
      </w:pPr>
      <w:r w:rsidDel="00000000" w:rsidR="00000000" w:rsidRPr="00000000">
        <w:rPr>
          <w:rtl w:val="0"/>
        </w:rPr>
        <w:t xml:space="preserve">0 : delay in paying off in the past</w:t>
      </w:r>
    </w:p>
    <w:p w:rsidR="00000000" w:rsidDel="00000000" w:rsidP="00000000" w:rsidRDefault="00000000" w:rsidRPr="00000000" w14:paraId="000000A7">
      <w:pPr>
        <w:spacing w:after="0" w:lineRule="auto"/>
        <w:rPr/>
      </w:pPr>
      <w:r w:rsidDel="00000000" w:rsidR="00000000" w:rsidRPr="00000000">
        <w:rPr>
          <w:rtl w:val="0"/>
        </w:rPr>
        <w:t xml:space="preserve">1 : critical account/other credits elsewhere</w:t>
      </w:r>
    </w:p>
    <w:p w:rsidR="00000000" w:rsidDel="00000000" w:rsidP="00000000" w:rsidRDefault="00000000" w:rsidRPr="00000000" w14:paraId="000000A8">
      <w:pPr>
        <w:spacing w:after="0" w:lineRule="auto"/>
        <w:rPr/>
      </w:pPr>
      <w:r w:rsidDel="00000000" w:rsidR="00000000" w:rsidRPr="00000000">
        <w:rPr>
          <w:rtl w:val="0"/>
        </w:rPr>
        <w:t xml:space="preserve">2 : no credits taken/all credits paid back duly</w:t>
      </w:r>
    </w:p>
    <w:p w:rsidR="00000000" w:rsidDel="00000000" w:rsidP="00000000" w:rsidRDefault="00000000" w:rsidRPr="00000000" w14:paraId="000000A9">
      <w:pPr>
        <w:spacing w:after="0" w:lineRule="auto"/>
        <w:rPr/>
      </w:pPr>
      <w:r w:rsidDel="00000000" w:rsidR="00000000" w:rsidRPr="00000000">
        <w:rPr>
          <w:rtl w:val="0"/>
        </w:rPr>
        <w:t xml:space="preserve">3 : existing credits paid back duly till now</w:t>
      </w:r>
    </w:p>
    <w:p w:rsidR="00000000" w:rsidDel="00000000" w:rsidP="00000000" w:rsidRDefault="00000000" w:rsidRPr="00000000" w14:paraId="000000AA">
      <w:pPr>
        <w:spacing w:after="0" w:lineRule="auto"/>
        <w:rPr/>
      </w:pPr>
      <w:r w:rsidDel="00000000" w:rsidR="00000000" w:rsidRPr="00000000">
        <w:rPr>
          <w:rtl w:val="0"/>
        </w:rPr>
        <w:t xml:space="preserve">4 : all credits at this bank paid back duly</w:t>
      </w:r>
    </w:p>
    <w:p w:rsidR="00000000" w:rsidDel="00000000" w:rsidP="00000000" w:rsidRDefault="00000000" w:rsidRPr="00000000" w14:paraId="000000AB">
      <w:pPr>
        <w:spacing w:after="0" w:lineRule="auto"/>
        <w:rPr/>
      </w:pPr>
      <w:r w:rsidDel="00000000" w:rsidR="00000000" w:rsidRPr="00000000">
        <w:rPr>
          <w:b w:val="1"/>
          <w:rtl w:val="0"/>
        </w:rPr>
        <w:t xml:space="preserve">verw </w:t>
      </w:r>
      <w:r w:rsidDel="00000000" w:rsidR="00000000" w:rsidRPr="00000000">
        <w:rPr>
          <w:rtl w:val="0"/>
        </w:rPr>
        <w:t xml:space="preserve">= purpose</w:t>
      </w:r>
    </w:p>
    <w:p w:rsidR="00000000" w:rsidDel="00000000" w:rsidP="00000000" w:rsidRDefault="00000000" w:rsidRPr="00000000" w14:paraId="000000AC">
      <w:pPr>
        <w:spacing w:after="0" w:lineRule="auto"/>
        <w:rPr/>
      </w:pPr>
      <w:r w:rsidDel="00000000" w:rsidR="00000000" w:rsidRPr="00000000">
        <w:rPr>
          <w:rtl w:val="0"/>
        </w:rPr>
        <w:t xml:space="preserve">0 : others</w:t>
      </w:r>
    </w:p>
    <w:p w:rsidR="00000000" w:rsidDel="00000000" w:rsidP="00000000" w:rsidRDefault="00000000" w:rsidRPr="00000000" w14:paraId="000000AD">
      <w:pPr>
        <w:spacing w:after="0" w:lineRule="auto"/>
        <w:rPr/>
      </w:pPr>
      <w:r w:rsidDel="00000000" w:rsidR="00000000" w:rsidRPr="00000000">
        <w:rPr>
          <w:rtl w:val="0"/>
        </w:rPr>
        <w:t xml:space="preserve">1 : car (new)</w:t>
      </w:r>
    </w:p>
    <w:p w:rsidR="00000000" w:rsidDel="00000000" w:rsidP="00000000" w:rsidRDefault="00000000" w:rsidRPr="00000000" w14:paraId="000000AE">
      <w:pPr>
        <w:spacing w:after="0" w:lineRule="auto"/>
        <w:rPr/>
      </w:pPr>
      <w:r w:rsidDel="00000000" w:rsidR="00000000" w:rsidRPr="00000000">
        <w:rPr>
          <w:rtl w:val="0"/>
        </w:rPr>
        <w:t xml:space="preserve">2 : car (used)</w:t>
      </w:r>
    </w:p>
    <w:p w:rsidR="00000000" w:rsidDel="00000000" w:rsidP="00000000" w:rsidRDefault="00000000" w:rsidRPr="00000000" w14:paraId="000000AF">
      <w:pPr>
        <w:spacing w:after="0" w:lineRule="auto"/>
        <w:rPr/>
      </w:pPr>
      <w:r w:rsidDel="00000000" w:rsidR="00000000" w:rsidRPr="00000000">
        <w:rPr>
          <w:rtl w:val="0"/>
        </w:rPr>
        <w:t xml:space="preserve">3 : furniture/equipment</w:t>
      </w:r>
    </w:p>
    <w:p w:rsidR="00000000" w:rsidDel="00000000" w:rsidP="00000000" w:rsidRDefault="00000000" w:rsidRPr="00000000" w14:paraId="000000B0">
      <w:pPr>
        <w:spacing w:after="0" w:lineRule="auto"/>
        <w:rPr/>
      </w:pPr>
      <w:r w:rsidDel="00000000" w:rsidR="00000000" w:rsidRPr="00000000">
        <w:rPr>
          <w:rtl w:val="0"/>
        </w:rPr>
        <w:t xml:space="preserve">4 : radio/television</w:t>
      </w:r>
    </w:p>
    <w:p w:rsidR="00000000" w:rsidDel="00000000" w:rsidP="00000000" w:rsidRDefault="00000000" w:rsidRPr="00000000" w14:paraId="000000B1">
      <w:pPr>
        <w:spacing w:after="0" w:lineRule="auto"/>
        <w:rPr/>
      </w:pPr>
      <w:r w:rsidDel="00000000" w:rsidR="00000000" w:rsidRPr="00000000">
        <w:rPr>
          <w:rtl w:val="0"/>
        </w:rPr>
        <w:t xml:space="preserve">5 : domestic appliances</w:t>
      </w:r>
    </w:p>
    <w:p w:rsidR="00000000" w:rsidDel="00000000" w:rsidP="00000000" w:rsidRDefault="00000000" w:rsidRPr="00000000" w14:paraId="000000B2">
      <w:pPr>
        <w:spacing w:after="0" w:lineRule="auto"/>
        <w:rPr/>
      </w:pPr>
      <w:r w:rsidDel="00000000" w:rsidR="00000000" w:rsidRPr="00000000">
        <w:rPr>
          <w:rtl w:val="0"/>
        </w:rPr>
        <w:t xml:space="preserve">6 : repairs</w:t>
      </w:r>
    </w:p>
    <w:p w:rsidR="00000000" w:rsidDel="00000000" w:rsidP="00000000" w:rsidRDefault="00000000" w:rsidRPr="00000000" w14:paraId="000000B3">
      <w:pPr>
        <w:spacing w:after="0" w:lineRule="auto"/>
        <w:rPr/>
      </w:pPr>
      <w:r w:rsidDel="00000000" w:rsidR="00000000" w:rsidRPr="00000000">
        <w:rPr>
          <w:rtl w:val="0"/>
        </w:rPr>
        <w:t xml:space="preserve">7 : education</w:t>
      </w:r>
    </w:p>
    <w:p w:rsidR="00000000" w:rsidDel="00000000" w:rsidP="00000000" w:rsidRDefault="00000000" w:rsidRPr="00000000" w14:paraId="000000B4">
      <w:pPr>
        <w:spacing w:after="0" w:lineRule="auto"/>
        <w:rPr/>
      </w:pPr>
      <w:r w:rsidDel="00000000" w:rsidR="00000000" w:rsidRPr="00000000">
        <w:rPr>
          <w:rtl w:val="0"/>
        </w:rPr>
        <w:t xml:space="preserve">8 : vacation</w:t>
      </w:r>
    </w:p>
    <w:p w:rsidR="00000000" w:rsidDel="00000000" w:rsidP="00000000" w:rsidRDefault="00000000" w:rsidRPr="00000000" w14:paraId="000000B5">
      <w:pPr>
        <w:spacing w:after="0" w:lineRule="auto"/>
        <w:rPr/>
      </w:pPr>
      <w:r w:rsidDel="00000000" w:rsidR="00000000" w:rsidRPr="00000000">
        <w:rPr>
          <w:rtl w:val="0"/>
        </w:rPr>
        <w:t xml:space="preserve">9 : retraining</w:t>
      </w:r>
    </w:p>
    <w:p w:rsidR="00000000" w:rsidDel="00000000" w:rsidP="00000000" w:rsidRDefault="00000000" w:rsidRPr="00000000" w14:paraId="000000B6">
      <w:pPr>
        <w:spacing w:after="0" w:lineRule="auto"/>
        <w:rPr/>
      </w:pPr>
      <w:r w:rsidDel="00000000" w:rsidR="00000000" w:rsidRPr="00000000">
        <w:rPr>
          <w:rtl w:val="0"/>
        </w:rPr>
        <w:t xml:space="preserve">10 : business</w:t>
      </w:r>
    </w:p>
    <w:p w:rsidR="00000000" w:rsidDel="00000000" w:rsidP="00000000" w:rsidRDefault="00000000" w:rsidRPr="00000000" w14:paraId="000000B7">
      <w:pPr>
        <w:spacing w:after="0" w:lineRule="auto"/>
        <w:rPr/>
      </w:pPr>
      <w:r w:rsidDel="00000000" w:rsidR="00000000" w:rsidRPr="00000000">
        <w:rPr>
          <w:b w:val="1"/>
          <w:rtl w:val="0"/>
        </w:rPr>
        <w:t xml:space="preserve">hoehe </w:t>
      </w:r>
      <w:r w:rsidDel="00000000" w:rsidR="00000000" w:rsidRPr="00000000">
        <w:rPr>
          <w:rtl w:val="0"/>
        </w:rPr>
        <w:t xml:space="preserve">= amount</w:t>
      </w:r>
    </w:p>
    <w:p w:rsidR="00000000" w:rsidDel="00000000" w:rsidP="00000000" w:rsidRDefault="00000000" w:rsidRPr="00000000" w14:paraId="000000B8">
      <w:pPr>
        <w:spacing w:after="0" w:lineRule="auto"/>
        <w:rPr/>
      </w:pPr>
      <w:r w:rsidDel="00000000" w:rsidR="00000000" w:rsidRPr="00000000">
        <w:rPr>
          <w:b w:val="1"/>
          <w:rtl w:val="0"/>
        </w:rPr>
        <w:t xml:space="preserve">sparkont </w:t>
      </w:r>
      <w:r w:rsidDel="00000000" w:rsidR="00000000" w:rsidRPr="00000000">
        <w:rPr>
          <w:rtl w:val="0"/>
        </w:rPr>
        <w:t xml:space="preserve">= savings</w:t>
      </w:r>
    </w:p>
    <w:p w:rsidR="00000000" w:rsidDel="00000000" w:rsidP="00000000" w:rsidRDefault="00000000" w:rsidRPr="00000000" w14:paraId="000000B9">
      <w:pPr>
        <w:spacing w:after="0" w:lineRule="auto"/>
        <w:rPr/>
      </w:pPr>
      <w:r w:rsidDel="00000000" w:rsidR="00000000" w:rsidRPr="00000000">
        <w:rPr>
          <w:rtl w:val="0"/>
        </w:rPr>
        <w:t xml:space="preserve">1 : unknown/no savings account</w:t>
      </w:r>
    </w:p>
    <w:p w:rsidR="00000000" w:rsidDel="00000000" w:rsidP="00000000" w:rsidRDefault="00000000" w:rsidRPr="00000000" w14:paraId="000000BA">
      <w:pPr>
        <w:spacing w:after="0" w:lineRule="auto"/>
        <w:rPr/>
      </w:pPr>
      <w:r w:rsidDel="00000000" w:rsidR="00000000" w:rsidRPr="00000000">
        <w:rPr>
          <w:rtl w:val="0"/>
        </w:rPr>
        <w:t xml:space="preserve">2 : … &lt; 100 DM 3 : 100 &lt;= … &lt; 500 DM 4 : 500 &lt;= … &lt; 1000 DM 5 : … &gt;= 1000 DM</w:t>
      </w:r>
    </w:p>
    <w:p w:rsidR="00000000" w:rsidDel="00000000" w:rsidP="00000000" w:rsidRDefault="00000000" w:rsidRPr="00000000" w14:paraId="000000BB">
      <w:pPr>
        <w:spacing w:after="0" w:lineRule="auto"/>
        <w:rPr/>
      </w:pPr>
      <w:r w:rsidDel="00000000" w:rsidR="00000000" w:rsidRPr="00000000">
        <w:rPr>
          <w:b w:val="1"/>
          <w:rtl w:val="0"/>
        </w:rPr>
        <w:t xml:space="preserve">beszeit </w:t>
      </w:r>
      <w:r w:rsidDel="00000000" w:rsidR="00000000" w:rsidRPr="00000000">
        <w:rPr>
          <w:rtl w:val="0"/>
        </w:rPr>
        <w:t xml:space="preserve">= employment_duration</w:t>
      </w:r>
    </w:p>
    <w:p w:rsidR="00000000" w:rsidDel="00000000" w:rsidP="00000000" w:rsidRDefault="00000000" w:rsidRPr="00000000" w14:paraId="000000BC">
      <w:pPr>
        <w:spacing w:after="0" w:lineRule="auto"/>
        <w:rPr/>
      </w:pPr>
      <w:r w:rsidDel="00000000" w:rsidR="00000000" w:rsidRPr="00000000">
        <w:rPr>
          <w:rtl w:val="0"/>
        </w:rPr>
        <w:t xml:space="preserve">1 : unemployed</w:t>
      </w:r>
    </w:p>
    <w:p w:rsidR="00000000" w:rsidDel="00000000" w:rsidP="00000000" w:rsidRDefault="00000000" w:rsidRPr="00000000" w14:paraId="000000BD">
      <w:pPr>
        <w:spacing w:after="0" w:lineRule="auto"/>
        <w:rPr/>
      </w:pPr>
      <w:r w:rsidDel="00000000" w:rsidR="00000000" w:rsidRPr="00000000">
        <w:rPr>
          <w:rtl w:val="0"/>
        </w:rPr>
        <w:t xml:space="preserve">2 : &lt; 1 yr 3 : 1 &lt;= … &lt; 4 yrs 4 : 4 &lt;= … &lt; 7 yrs 5 : &gt;= 7 yrs</w:t>
      </w:r>
    </w:p>
    <w:p w:rsidR="00000000" w:rsidDel="00000000" w:rsidP="00000000" w:rsidRDefault="00000000" w:rsidRPr="00000000" w14:paraId="000000BE">
      <w:pPr>
        <w:spacing w:after="0" w:lineRule="auto"/>
        <w:rPr/>
      </w:pPr>
      <w:r w:rsidDel="00000000" w:rsidR="00000000" w:rsidRPr="00000000">
        <w:rPr>
          <w:b w:val="1"/>
          <w:rtl w:val="0"/>
        </w:rPr>
        <w:t xml:space="preserve">rate </w:t>
      </w:r>
      <w:r w:rsidDel="00000000" w:rsidR="00000000" w:rsidRPr="00000000">
        <w:rPr>
          <w:rtl w:val="0"/>
        </w:rPr>
        <w:t xml:space="preserve">= installment_rate</w:t>
      </w:r>
    </w:p>
    <w:p w:rsidR="00000000" w:rsidDel="00000000" w:rsidP="00000000" w:rsidRDefault="00000000" w:rsidRPr="00000000" w14:paraId="000000BF">
      <w:pPr>
        <w:spacing w:after="0" w:lineRule="auto"/>
        <w:rPr/>
      </w:pPr>
      <w:r w:rsidDel="00000000" w:rsidR="00000000" w:rsidRPr="00000000">
        <w:rPr>
          <w:rtl w:val="0"/>
        </w:rPr>
        <w:t xml:space="preserve">1 : &gt;= 35</w:t>
      </w:r>
    </w:p>
    <w:p w:rsidR="00000000" w:rsidDel="00000000" w:rsidP="00000000" w:rsidRDefault="00000000" w:rsidRPr="00000000" w14:paraId="000000C0">
      <w:pPr>
        <w:spacing w:after="0" w:lineRule="auto"/>
        <w:rPr/>
      </w:pPr>
      <w:r w:rsidDel="00000000" w:rsidR="00000000" w:rsidRPr="00000000">
        <w:rPr>
          <w:rtl w:val="0"/>
        </w:rPr>
        <w:t xml:space="preserve">2 : 25 &lt;= … &lt; 35</w:t>
      </w:r>
    </w:p>
    <w:p w:rsidR="00000000" w:rsidDel="00000000" w:rsidP="00000000" w:rsidRDefault="00000000" w:rsidRPr="00000000" w14:paraId="000000C1">
      <w:pPr>
        <w:spacing w:after="0" w:lineRule="auto"/>
        <w:rPr/>
      </w:pPr>
      <w:r w:rsidDel="00000000" w:rsidR="00000000" w:rsidRPr="00000000">
        <w:rPr>
          <w:rtl w:val="0"/>
        </w:rPr>
        <w:t xml:space="preserve">3 : 20 &lt;= … &lt; 25</w:t>
      </w:r>
    </w:p>
    <w:p w:rsidR="00000000" w:rsidDel="00000000" w:rsidP="00000000" w:rsidRDefault="00000000" w:rsidRPr="00000000" w14:paraId="000000C2">
      <w:pPr>
        <w:spacing w:after="0" w:lineRule="auto"/>
        <w:rPr/>
      </w:pPr>
      <w:r w:rsidDel="00000000" w:rsidR="00000000" w:rsidRPr="00000000">
        <w:rPr>
          <w:rtl w:val="0"/>
        </w:rPr>
        <w:t xml:space="preserve">4 : &lt; 20</w:t>
      </w:r>
    </w:p>
    <w:p w:rsidR="00000000" w:rsidDel="00000000" w:rsidP="00000000" w:rsidRDefault="00000000" w:rsidRPr="00000000" w14:paraId="000000C3">
      <w:pPr>
        <w:spacing w:after="0" w:lineRule="auto"/>
        <w:rPr/>
      </w:pPr>
      <w:r w:rsidDel="00000000" w:rsidR="00000000" w:rsidRPr="00000000">
        <w:rPr>
          <w:b w:val="1"/>
          <w:rtl w:val="0"/>
        </w:rPr>
        <w:t xml:space="preserve">famges</w:t>
      </w:r>
      <w:r w:rsidDel="00000000" w:rsidR="00000000" w:rsidRPr="00000000">
        <w:rPr>
          <w:rtl w:val="0"/>
        </w:rPr>
        <w:t xml:space="preserve"> = personal_status_sex</w:t>
      </w:r>
    </w:p>
    <w:p w:rsidR="00000000" w:rsidDel="00000000" w:rsidP="00000000" w:rsidRDefault="00000000" w:rsidRPr="00000000" w14:paraId="000000C4">
      <w:pPr>
        <w:spacing w:after="0" w:lineRule="auto"/>
        <w:rPr/>
      </w:pPr>
      <w:r w:rsidDel="00000000" w:rsidR="00000000" w:rsidRPr="00000000">
        <w:rPr>
          <w:rtl w:val="0"/>
        </w:rPr>
        <w:t xml:space="preserve">1 : male : divorced/separated</w:t>
      </w:r>
    </w:p>
    <w:p w:rsidR="00000000" w:rsidDel="00000000" w:rsidP="00000000" w:rsidRDefault="00000000" w:rsidRPr="00000000" w14:paraId="000000C5">
      <w:pPr>
        <w:spacing w:after="0" w:lineRule="auto"/>
        <w:rPr/>
      </w:pPr>
      <w:r w:rsidDel="00000000" w:rsidR="00000000" w:rsidRPr="00000000">
        <w:rPr>
          <w:rtl w:val="0"/>
        </w:rPr>
        <w:t xml:space="preserve">2 : female : non-single or male : single</w:t>
      </w:r>
    </w:p>
    <w:p w:rsidR="00000000" w:rsidDel="00000000" w:rsidP="00000000" w:rsidRDefault="00000000" w:rsidRPr="00000000" w14:paraId="000000C6">
      <w:pPr>
        <w:spacing w:after="0" w:lineRule="auto"/>
        <w:rPr/>
      </w:pPr>
      <w:r w:rsidDel="00000000" w:rsidR="00000000" w:rsidRPr="00000000">
        <w:rPr>
          <w:rtl w:val="0"/>
        </w:rPr>
        <w:t xml:space="preserve">3 : male : married/widowed</w:t>
      </w:r>
    </w:p>
    <w:p w:rsidR="00000000" w:rsidDel="00000000" w:rsidP="00000000" w:rsidRDefault="00000000" w:rsidRPr="00000000" w14:paraId="000000C7">
      <w:pPr>
        <w:spacing w:after="0" w:lineRule="auto"/>
        <w:rPr/>
      </w:pPr>
      <w:r w:rsidDel="00000000" w:rsidR="00000000" w:rsidRPr="00000000">
        <w:rPr>
          <w:rtl w:val="0"/>
        </w:rPr>
        <w:t xml:space="preserve">4 : female : single</w:t>
      </w:r>
    </w:p>
    <w:p w:rsidR="00000000" w:rsidDel="00000000" w:rsidP="00000000" w:rsidRDefault="00000000" w:rsidRPr="00000000" w14:paraId="000000C8">
      <w:pPr>
        <w:spacing w:after="0" w:lineRule="auto"/>
        <w:rPr/>
      </w:pPr>
      <w:r w:rsidDel="00000000" w:rsidR="00000000" w:rsidRPr="00000000">
        <w:rPr>
          <w:b w:val="1"/>
          <w:rtl w:val="0"/>
        </w:rPr>
        <w:t xml:space="preserve">buerge </w:t>
      </w:r>
      <w:r w:rsidDel="00000000" w:rsidR="00000000" w:rsidRPr="00000000">
        <w:rPr>
          <w:rtl w:val="0"/>
        </w:rPr>
        <w:t xml:space="preserve">= other_debtors</w:t>
      </w:r>
    </w:p>
    <w:p w:rsidR="00000000" w:rsidDel="00000000" w:rsidP="00000000" w:rsidRDefault="00000000" w:rsidRPr="00000000" w14:paraId="000000C9">
      <w:pPr>
        <w:spacing w:after="0" w:lineRule="auto"/>
        <w:rPr/>
      </w:pPr>
      <w:r w:rsidDel="00000000" w:rsidR="00000000" w:rsidRPr="00000000">
        <w:rPr>
          <w:rtl w:val="0"/>
        </w:rPr>
        <w:t xml:space="preserve">1 : none</w:t>
      </w:r>
    </w:p>
    <w:p w:rsidR="00000000" w:rsidDel="00000000" w:rsidP="00000000" w:rsidRDefault="00000000" w:rsidRPr="00000000" w14:paraId="000000CA">
      <w:pPr>
        <w:spacing w:after="0" w:lineRule="auto"/>
        <w:rPr/>
      </w:pPr>
      <w:r w:rsidDel="00000000" w:rsidR="00000000" w:rsidRPr="00000000">
        <w:rPr>
          <w:rtl w:val="0"/>
        </w:rPr>
        <w:t xml:space="preserve">2 : co-applicant</w:t>
      </w:r>
    </w:p>
    <w:p w:rsidR="00000000" w:rsidDel="00000000" w:rsidP="00000000" w:rsidRDefault="00000000" w:rsidRPr="00000000" w14:paraId="000000CB">
      <w:pPr>
        <w:spacing w:after="0" w:lineRule="auto"/>
        <w:rPr/>
      </w:pPr>
      <w:r w:rsidDel="00000000" w:rsidR="00000000" w:rsidRPr="00000000">
        <w:rPr>
          <w:rtl w:val="0"/>
        </w:rPr>
        <w:t xml:space="preserve">3 : guarantor</w:t>
      </w:r>
    </w:p>
    <w:p w:rsidR="00000000" w:rsidDel="00000000" w:rsidP="00000000" w:rsidRDefault="00000000" w:rsidRPr="00000000" w14:paraId="000000CC">
      <w:pPr>
        <w:spacing w:after="0" w:lineRule="auto"/>
        <w:rPr/>
      </w:pPr>
      <w:r w:rsidDel="00000000" w:rsidR="00000000" w:rsidRPr="00000000">
        <w:rPr>
          <w:b w:val="1"/>
          <w:rtl w:val="0"/>
        </w:rPr>
        <w:t xml:space="preserve">wohnzeit </w:t>
      </w:r>
      <w:r w:rsidDel="00000000" w:rsidR="00000000" w:rsidRPr="00000000">
        <w:rPr>
          <w:rtl w:val="0"/>
        </w:rPr>
        <w:t xml:space="preserve">= present_residence</w:t>
      </w:r>
    </w:p>
    <w:p w:rsidR="00000000" w:rsidDel="00000000" w:rsidP="00000000" w:rsidRDefault="00000000" w:rsidRPr="00000000" w14:paraId="000000CD">
      <w:pPr>
        <w:spacing w:after="0" w:lineRule="auto"/>
        <w:rPr/>
      </w:pPr>
      <w:r w:rsidDel="00000000" w:rsidR="00000000" w:rsidRPr="00000000">
        <w:rPr>
          <w:rtl w:val="0"/>
        </w:rPr>
        <w:t xml:space="preserve">1 : &lt; 1 yr 2 : 1 &lt;= … &lt; 4 yrs 3 : 4 &lt;= … &lt; 7 yrs 4 : &gt;= 7 yrs</w:t>
      </w:r>
    </w:p>
    <w:p w:rsidR="00000000" w:rsidDel="00000000" w:rsidP="00000000" w:rsidRDefault="00000000" w:rsidRPr="00000000" w14:paraId="000000CE">
      <w:pPr>
        <w:spacing w:after="0" w:lineRule="auto"/>
        <w:rPr/>
      </w:pPr>
      <w:r w:rsidDel="00000000" w:rsidR="00000000" w:rsidRPr="00000000">
        <w:rPr>
          <w:b w:val="1"/>
          <w:rtl w:val="0"/>
        </w:rPr>
        <w:t xml:space="preserve">verm </w:t>
      </w:r>
      <w:r w:rsidDel="00000000" w:rsidR="00000000" w:rsidRPr="00000000">
        <w:rPr>
          <w:rtl w:val="0"/>
        </w:rPr>
        <w:t xml:space="preserve">= property</w:t>
      </w:r>
    </w:p>
    <w:p w:rsidR="00000000" w:rsidDel="00000000" w:rsidP="00000000" w:rsidRDefault="00000000" w:rsidRPr="00000000" w14:paraId="000000CF">
      <w:pPr>
        <w:spacing w:after="0" w:lineRule="auto"/>
        <w:rPr/>
      </w:pPr>
      <w:r w:rsidDel="00000000" w:rsidR="00000000" w:rsidRPr="00000000">
        <w:rPr>
          <w:rtl w:val="0"/>
        </w:rPr>
        <w:t xml:space="preserve">1 : unknown / no property</w:t>
      </w:r>
    </w:p>
    <w:p w:rsidR="00000000" w:rsidDel="00000000" w:rsidP="00000000" w:rsidRDefault="00000000" w:rsidRPr="00000000" w14:paraId="000000D0">
      <w:pPr>
        <w:spacing w:after="0" w:lineRule="auto"/>
        <w:rPr/>
      </w:pPr>
      <w:r w:rsidDel="00000000" w:rsidR="00000000" w:rsidRPr="00000000">
        <w:rPr>
          <w:rtl w:val="0"/>
        </w:rPr>
        <w:t xml:space="preserve">2 : car or other</w:t>
      </w:r>
    </w:p>
    <w:p w:rsidR="00000000" w:rsidDel="00000000" w:rsidP="00000000" w:rsidRDefault="00000000" w:rsidRPr="00000000" w14:paraId="000000D1">
      <w:pPr>
        <w:spacing w:after="0" w:lineRule="auto"/>
        <w:rPr/>
      </w:pPr>
      <w:r w:rsidDel="00000000" w:rsidR="00000000" w:rsidRPr="00000000">
        <w:rPr>
          <w:rtl w:val="0"/>
        </w:rPr>
        <w:t xml:space="preserve">3 : building soc. savings agr./life insurance</w:t>
      </w:r>
    </w:p>
    <w:p w:rsidR="00000000" w:rsidDel="00000000" w:rsidP="00000000" w:rsidRDefault="00000000" w:rsidRPr="00000000" w14:paraId="000000D2">
      <w:pPr>
        <w:spacing w:after="0" w:lineRule="auto"/>
        <w:rPr/>
      </w:pPr>
      <w:r w:rsidDel="00000000" w:rsidR="00000000" w:rsidRPr="00000000">
        <w:rPr>
          <w:rtl w:val="0"/>
        </w:rPr>
        <w:t xml:space="preserve">4 : real estate</w:t>
      </w:r>
    </w:p>
    <w:p w:rsidR="00000000" w:rsidDel="00000000" w:rsidP="00000000" w:rsidRDefault="00000000" w:rsidRPr="00000000" w14:paraId="000000D3">
      <w:pPr>
        <w:spacing w:after="0" w:lineRule="auto"/>
        <w:rPr/>
      </w:pPr>
      <w:r w:rsidDel="00000000" w:rsidR="00000000" w:rsidRPr="00000000">
        <w:rPr>
          <w:b w:val="1"/>
          <w:rtl w:val="0"/>
        </w:rPr>
        <w:t xml:space="preserve">alter </w:t>
      </w:r>
      <w:r w:rsidDel="00000000" w:rsidR="00000000" w:rsidRPr="00000000">
        <w:rPr>
          <w:rtl w:val="0"/>
        </w:rPr>
        <w:t xml:space="preserve">= age</w:t>
      </w:r>
    </w:p>
    <w:p w:rsidR="00000000" w:rsidDel="00000000" w:rsidP="00000000" w:rsidRDefault="00000000" w:rsidRPr="00000000" w14:paraId="000000D4">
      <w:pPr>
        <w:spacing w:after="0" w:lineRule="auto"/>
        <w:rPr/>
      </w:pPr>
      <w:r w:rsidDel="00000000" w:rsidR="00000000" w:rsidRPr="00000000">
        <w:rPr>
          <w:b w:val="1"/>
          <w:rtl w:val="0"/>
        </w:rPr>
        <w:t xml:space="preserve">weitkred </w:t>
      </w:r>
      <w:r w:rsidDel="00000000" w:rsidR="00000000" w:rsidRPr="00000000">
        <w:rPr>
          <w:rtl w:val="0"/>
        </w:rPr>
        <w:t xml:space="preserve">= other_installment_plans</w:t>
      </w:r>
    </w:p>
    <w:p w:rsidR="00000000" w:rsidDel="00000000" w:rsidP="00000000" w:rsidRDefault="00000000" w:rsidRPr="00000000" w14:paraId="000000D5">
      <w:pPr>
        <w:spacing w:after="0" w:lineRule="auto"/>
        <w:rPr/>
      </w:pPr>
      <w:r w:rsidDel="00000000" w:rsidR="00000000" w:rsidRPr="00000000">
        <w:rPr>
          <w:rtl w:val="0"/>
        </w:rPr>
        <w:t xml:space="preserve">1 : bank</w:t>
      </w:r>
    </w:p>
    <w:p w:rsidR="00000000" w:rsidDel="00000000" w:rsidP="00000000" w:rsidRDefault="00000000" w:rsidRPr="00000000" w14:paraId="000000D6">
      <w:pPr>
        <w:spacing w:after="0" w:lineRule="auto"/>
        <w:rPr/>
      </w:pPr>
      <w:r w:rsidDel="00000000" w:rsidR="00000000" w:rsidRPr="00000000">
        <w:rPr>
          <w:rtl w:val="0"/>
        </w:rPr>
        <w:t xml:space="preserve">2 : stores</w:t>
      </w:r>
    </w:p>
    <w:p w:rsidR="00000000" w:rsidDel="00000000" w:rsidP="00000000" w:rsidRDefault="00000000" w:rsidRPr="00000000" w14:paraId="000000D7">
      <w:pPr>
        <w:spacing w:after="0" w:lineRule="auto"/>
        <w:rPr/>
      </w:pPr>
      <w:r w:rsidDel="00000000" w:rsidR="00000000" w:rsidRPr="00000000">
        <w:rPr>
          <w:rtl w:val="0"/>
        </w:rPr>
        <w:t xml:space="preserve">3 : none</w:t>
      </w:r>
    </w:p>
    <w:p w:rsidR="00000000" w:rsidDel="00000000" w:rsidP="00000000" w:rsidRDefault="00000000" w:rsidRPr="00000000" w14:paraId="000000D8">
      <w:pPr>
        <w:spacing w:after="0" w:lineRule="auto"/>
        <w:rPr/>
      </w:pPr>
      <w:r w:rsidDel="00000000" w:rsidR="00000000" w:rsidRPr="00000000">
        <w:rPr>
          <w:b w:val="1"/>
          <w:rtl w:val="0"/>
        </w:rPr>
        <w:t xml:space="preserve">wohn </w:t>
      </w:r>
      <w:r w:rsidDel="00000000" w:rsidR="00000000" w:rsidRPr="00000000">
        <w:rPr>
          <w:rtl w:val="0"/>
        </w:rPr>
        <w:t xml:space="preserve">= housing</w:t>
      </w:r>
    </w:p>
    <w:p w:rsidR="00000000" w:rsidDel="00000000" w:rsidP="00000000" w:rsidRDefault="00000000" w:rsidRPr="00000000" w14:paraId="000000D9">
      <w:pPr>
        <w:spacing w:after="0" w:lineRule="auto"/>
        <w:rPr/>
      </w:pPr>
      <w:r w:rsidDel="00000000" w:rsidR="00000000" w:rsidRPr="00000000">
        <w:rPr>
          <w:rtl w:val="0"/>
        </w:rPr>
        <w:t xml:space="preserve">1 : for free</w:t>
      </w:r>
    </w:p>
    <w:p w:rsidR="00000000" w:rsidDel="00000000" w:rsidP="00000000" w:rsidRDefault="00000000" w:rsidRPr="00000000" w14:paraId="000000DA">
      <w:pPr>
        <w:spacing w:after="0" w:lineRule="auto"/>
        <w:rPr/>
      </w:pPr>
      <w:r w:rsidDel="00000000" w:rsidR="00000000" w:rsidRPr="00000000">
        <w:rPr>
          <w:rtl w:val="0"/>
        </w:rPr>
        <w:t xml:space="preserve">2 : rent</w:t>
      </w:r>
    </w:p>
    <w:p w:rsidR="00000000" w:rsidDel="00000000" w:rsidP="00000000" w:rsidRDefault="00000000" w:rsidRPr="00000000" w14:paraId="000000DB">
      <w:pPr>
        <w:spacing w:after="0" w:lineRule="auto"/>
        <w:rPr/>
      </w:pPr>
      <w:r w:rsidDel="00000000" w:rsidR="00000000" w:rsidRPr="00000000">
        <w:rPr>
          <w:rtl w:val="0"/>
        </w:rPr>
        <w:t xml:space="preserve">3 : own</w:t>
      </w:r>
    </w:p>
    <w:p w:rsidR="00000000" w:rsidDel="00000000" w:rsidP="00000000" w:rsidRDefault="00000000" w:rsidRPr="00000000" w14:paraId="000000DC">
      <w:pPr>
        <w:spacing w:after="0" w:lineRule="auto"/>
        <w:rPr/>
      </w:pPr>
      <w:r w:rsidDel="00000000" w:rsidR="00000000" w:rsidRPr="00000000">
        <w:rPr>
          <w:b w:val="1"/>
          <w:rtl w:val="0"/>
        </w:rPr>
        <w:t xml:space="preserve">bishkred </w:t>
      </w:r>
      <w:r w:rsidDel="00000000" w:rsidR="00000000" w:rsidRPr="00000000">
        <w:rPr>
          <w:rtl w:val="0"/>
        </w:rPr>
        <w:t xml:space="preserve">= number_credits</w:t>
      </w:r>
    </w:p>
    <w:p w:rsidR="00000000" w:rsidDel="00000000" w:rsidP="00000000" w:rsidRDefault="00000000" w:rsidRPr="00000000" w14:paraId="000000DD">
      <w:pPr>
        <w:spacing w:after="0" w:lineRule="auto"/>
        <w:rPr/>
      </w:pPr>
      <w:r w:rsidDel="00000000" w:rsidR="00000000" w:rsidRPr="00000000">
        <w:rPr>
          <w:rtl w:val="0"/>
        </w:rPr>
        <w:t xml:space="preserve">1 : 1</w:t>
      </w:r>
    </w:p>
    <w:p w:rsidR="00000000" w:rsidDel="00000000" w:rsidP="00000000" w:rsidRDefault="00000000" w:rsidRPr="00000000" w14:paraId="000000DE">
      <w:pPr>
        <w:spacing w:after="0" w:lineRule="auto"/>
        <w:rPr/>
      </w:pPr>
      <w:r w:rsidDel="00000000" w:rsidR="00000000" w:rsidRPr="00000000">
        <w:rPr>
          <w:rtl w:val="0"/>
        </w:rPr>
        <w:t xml:space="preserve">2 : 2-3</w:t>
      </w:r>
    </w:p>
    <w:p w:rsidR="00000000" w:rsidDel="00000000" w:rsidP="00000000" w:rsidRDefault="00000000" w:rsidRPr="00000000" w14:paraId="000000DF">
      <w:pPr>
        <w:spacing w:after="0" w:lineRule="auto"/>
        <w:rPr/>
      </w:pPr>
      <w:r w:rsidDel="00000000" w:rsidR="00000000" w:rsidRPr="00000000">
        <w:rPr>
          <w:rtl w:val="0"/>
        </w:rPr>
        <w:t xml:space="preserve">3 : 4-5</w:t>
      </w:r>
    </w:p>
    <w:p w:rsidR="00000000" w:rsidDel="00000000" w:rsidP="00000000" w:rsidRDefault="00000000" w:rsidRPr="00000000" w14:paraId="000000E0">
      <w:pPr>
        <w:spacing w:after="0" w:lineRule="auto"/>
        <w:rPr/>
      </w:pPr>
      <w:r w:rsidDel="00000000" w:rsidR="00000000" w:rsidRPr="00000000">
        <w:rPr>
          <w:rtl w:val="0"/>
        </w:rPr>
        <w:t xml:space="preserve">4 : &gt;= 6</w:t>
      </w:r>
    </w:p>
    <w:p w:rsidR="00000000" w:rsidDel="00000000" w:rsidP="00000000" w:rsidRDefault="00000000" w:rsidRPr="00000000" w14:paraId="000000E1">
      <w:pPr>
        <w:spacing w:after="0" w:lineRule="auto"/>
        <w:rPr/>
      </w:pPr>
      <w:r w:rsidDel="00000000" w:rsidR="00000000" w:rsidRPr="00000000">
        <w:rPr>
          <w:b w:val="1"/>
          <w:rtl w:val="0"/>
        </w:rPr>
        <w:t xml:space="preserve">beruf </w:t>
      </w:r>
      <w:r w:rsidDel="00000000" w:rsidR="00000000" w:rsidRPr="00000000">
        <w:rPr>
          <w:rtl w:val="0"/>
        </w:rPr>
        <w:t xml:space="preserve">= job</w:t>
      </w:r>
    </w:p>
    <w:p w:rsidR="00000000" w:rsidDel="00000000" w:rsidP="00000000" w:rsidRDefault="00000000" w:rsidRPr="00000000" w14:paraId="000000E2">
      <w:pPr>
        <w:spacing w:after="0" w:lineRule="auto"/>
        <w:rPr/>
      </w:pPr>
      <w:r w:rsidDel="00000000" w:rsidR="00000000" w:rsidRPr="00000000">
        <w:rPr>
          <w:rtl w:val="0"/>
        </w:rPr>
        <w:t xml:space="preserve">1 : unemployed/unskilled - non-resident</w:t>
      </w:r>
    </w:p>
    <w:p w:rsidR="00000000" w:rsidDel="00000000" w:rsidP="00000000" w:rsidRDefault="00000000" w:rsidRPr="00000000" w14:paraId="000000E3">
      <w:pPr>
        <w:spacing w:after="0" w:lineRule="auto"/>
        <w:rPr/>
      </w:pPr>
      <w:r w:rsidDel="00000000" w:rsidR="00000000" w:rsidRPr="00000000">
        <w:rPr>
          <w:rtl w:val="0"/>
        </w:rPr>
        <w:t xml:space="preserve">2 : unskilled - resident</w:t>
      </w:r>
    </w:p>
    <w:p w:rsidR="00000000" w:rsidDel="00000000" w:rsidP="00000000" w:rsidRDefault="00000000" w:rsidRPr="00000000" w14:paraId="000000E4">
      <w:pPr>
        <w:spacing w:after="0" w:lineRule="auto"/>
        <w:rPr/>
      </w:pPr>
      <w:r w:rsidDel="00000000" w:rsidR="00000000" w:rsidRPr="00000000">
        <w:rPr>
          <w:rtl w:val="0"/>
        </w:rPr>
        <w:t xml:space="preserve">3 : skilled employee/official</w:t>
      </w:r>
    </w:p>
    <w:p w:rsidR="00000000" w:rsidDel="00000000" w:rsidP="00000000" w:rsidRDefault="00000000" w:rsidRPr="00000000" w14:paraId="000000E5">
      <w:pPr>
        <w:spacing w:after="0" w:lineRule="auto"/>
        <w:rPr/>
      </w:pPr>
      <w:r w:rsidDel="00000000" w:rsidR="00000000" w:rsidRPr="00000000">
        <w:rPr>
          <w:rtl w:val="0"/>
        </w:rPr>
        <w:t xml:space="preserve">4 : manager/self-empl./highly qualif. employee</w:t>
      </w:r>
    </w:p>
    <w:p w:rsidR="00000000" w:rsidDel="00000000" w:rsidP="00000000" w:rsidRDefault="00000000" w:rsidRPr="00000000" w14:paraId="000000E6">
      <w:pPr>
        <w:spacing w:after="0" w:lineRule="auto"/>
        <w:rPr/>
      </w:pPr>
      <w:r w:rsidDel="00000000" w:rsidR="00000000" w:rsidRPr="00000000">
        <w:rPr>
          <w:b w:val="1"/>
          <w:rtl w:val="0"/>
        </w:rPr>
        <w:t xml:space="preserve">pers </w:t>
      </w:r>
      <w:r w:rsidDel="00000000" w:rsidR="00000000" w:rsidRPr="00000000">
        <w:rPr>
          <w:rtl w:val="0"/>
        </w:rPr>
        <w:t xml:space="preserve">= people_liable</w:t>
      </w:r>
    </w:p>
    <w:p w:rsidR="00000000" w:rsidDel="00000000" w:rsidP="00000000" w:rsidRDefault="00000000" w:rsidRPr="00000000" w14:paraId="000000E7">
      <w:pPr>
        <w:spacing w:after="0" w:lineRule="auto"/>
        <w:rPr/>
      </w:pPr>
      <w:r w:rsidDel="00000000" w:rsidR="00000000" w:rsidRPr="00000000">
        <w:rPr>
          <w:rtl w:val="0"/>
        </w:rPr>
        <w:t xml:space="preserve">1 : 3 or more</w:t>
      </w:r>
    </w:p>
    <w:p w:rsidR="00000000" w:rsidDel="00000000" w:rsidP="00000000" w:rsidRDefault="00000000" w:rsidRPr="00000000" w14:paraId="000000E8">
      <w:pPr>
        <w:spacing w:after="0" w:lineRule="auto"/>
        <w:rPr/>
      </w:pPr>
      <w:r w:rsidDel="00000000" w:rsidR="00000000" w:rsidRPr="00000000">
        <w:rPr>
          <w:rtl w:val="0"/>
        </w:rPr>
        <w:t xml:space="preserve">2 : 0 to 2</w:t>
      </w:r>
    </w:p>
    <w:p w:rsidR="00000000" w:rsidDel="00000000" w:rsidP="00000000" w:rsidRDefault="00000000" w:rsidRPr="00000000" w14:paraId="000000E9">
      <w:pPr>
        <w:spacing w:after="0" w:lineRule="auto"/>
        <w:rPr/>
      </w:pPr>
      <w:r w:rsidDel="00000000" w:rsidR="00000000" w:rsidRPr="00000000">
        <w:rPr>
          <w:b w:val="1"/>
          <w:rtl w:val="0"/>
        </w:rPr>
        <w:t xml:space="preserve">telef </w:t>
      </w:r>
      <w:r w:rsidDel="00000000" w:rsidR="00000000" w:rsidRPr="00000000">
        <w:rPr>
          <w:rtl w:val="0"/>
        </w:rPr>
        <w:t xml:space="preserve">= telephone</w:t>
      </w:r>
    </w:p>
    <w:p w:rsidR="00000000" w:rsidDel="00000000" w:rsidP="00000000" w:rsidRDefault="00000000" w:rsidRPr="00000000" w14:paraId="000000EA">
      <w:pPr>
        <w:spacing w:after="0" w:lineRule="auto"/>
        <w:rPr/>
      </w:pPr>
      <w:r w:rsidDel="00000000" w:rsidR="00000000" w:rsidRPr="00000000">
        <w:rPr>
          <w:rtl w:val="0"/>
        </w:rPr>
        <w:t xml:space="preserve">1 : no</w:t>
      </w:r>
    </w:p>
    <w:p w:rsidR="00000000" w:rsidDel="00000000" w:rsidP="00000000" w:rsidRDefault="00000000" w:rsidRPr="00000000" w14:paraId="000000EB">
      <w:pPr>
        <w:spacing w:after="0" w:lineRule="auto"/>
        <w:rPr/>
      </w:pPr>
      <w:r w:rsidDel="00000000" w:rsidR="00000000" w:rsidRPr="00000000">
        <w:rPr>
          <w:rtl w:val="0"/>
        </w:rPr>
        <w:t xml:space="preserve">2 : yes (under customer name)</w:t>
      </w:r>
    </w:p>
    <w:p w:rsidR="00000000" w:rsidDel="00000000" w:rsidP="00000000" w:rsidRDefault="00000000" w:rsidRPr="00000000" w14:paraId="000000EC">
      <w:pPr>
        <w:spacing w:after="0" w:lineRule="auto"/>
        <w:rPr/>
      </w:pPr>
      <w:r w:rsidDel="00000000" w:rsidR="00000000" w:rsidRPr="00000000">
        <w:rPr>
          <w:b w:val="1"/>
          <w:rtl w:val="0"/>
        </w:rPr>
        <w:t xml:space="preserve">gastarb </w:t>
      </w:r>
      <w:r w:rsidDel="00000000" w:rsidR="00000000" w:rsidRPr="00000000">
        <w:rPr>
          <w:rtl w:val="0"/>
        </w:rPr>
        <w:t xml:space="preserve">= foreign_worker</w:t>
      </w:r>
    </w:p>
    <w:p w:rsidR="00000000" w:rsidDel="00000000" w:rsidP="00000000" w:rsidRDefault="00000000" w:rsidRPr="00000000" w14:paraId="000000ED">
      <w:pPr>
        <w:spacing w:after="0" w:lineRule="auto"/>
        <w:rPr/>
      </w:pPr>
      <w:r w:rsidDel="00000000" w:rsidR="00000000" w:rsidRPr="00000000">
        <w:rPr>
          <w:rtl w:val="0"/>
        </w:rPr>
        <w:t xml:space="preserve">1 : yes, 2 : no</w:t>
      </w:r>
    </w:p>
    <w:p w:rsidR="00000000" w:rsidDel="00000000" w:rsidP="00000000" w:rsidRDefault="00000000" w:rsidRPr="00000000" w14:paraId="000000EE">
      <w:pPr>
        <w:spacing w:after="0" w:lineRule="auto"/>
        <w:rPr/>
      </w:pPr>
      <w:r w:rsidDel="00000000" w:rsidR="00000000" w:rsidRPr="00000000">
        <w:rPr>
          <w:b w:val="1"/>
          <w:rtl w:val="0"/>
        </w:rPr>
        <w:t xml:space="preserve">kredit (target column) </w:t>
      </w:r>
      <w:r w:rsidDel="00000000" w:rsidR="00000000" w:rsidRPr="00000000">
        <w:rPr>
          <w:rtl w:val="0"/>
        </w:rPr>
        <w:t xml:space="preserve">= credit_risk</w:t>
      </w:r>
    </w:p>
    <w:p w:rsidR="00000000" w:rsidDel="00000000" w:rsidP="00000000" w:rsidRDefault="00000000" w:rsidRPr="00000000" w14:paraId="000000EF">
      <w:pPr>
        <w:spacing w:after="0" w:lineRule="auto"/>
        <w:rPr/>
      </w:pPr>
      <w:r w:rsidDel="00000000" w:rsidR="00000000" w:rsidRPr="00000000">
        <w:rPr>
          <w:rtl w:val="0"/>
        </w:rPr>
        <w:t xml:space="preserve">0 : bad, 1 : good</w:t>
      </w:r>
      <w:r w:rsidDel="00000000" w:rsidR="00000000" w:rsidRPr="00000000">
        <w:rPr>
          <w:rtl w:val="0"/>
        </w:rPr>
      </w:r>
    </w:p>
    <w:p w:rsidR="00000000" w:rsidDel="00000000" w:rsidP="00000000" w:rsidRDefault="00000000" w:rsidRPr="00000000" w14:paraId="000000F0">
      <w:pPr>
        <w:pStyle w:val="Heading2"/>
        <w:ind w:left="0" w:firstLine="0"/>
        <w:rPr/>
      </w:pPr>
      <w:bookmarkStart w:colFirst="0" w:colLast="0" w:name="_heading=h.uhguwz9zhfn" w:id="9"/>
      <w:bookmarkEnd w:id="9"/>
      <w:r w:rsidDel="00000000" w:rsidR="00000000" w:rsidRPr="00000000">
        <w:rPr>
          <w:rtl w:val="0"/>
        </w:rPr>
        <w:t xml:space="preserve">2.2 Data Preparation</w:t>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performing exploratory data analysis following information obtained on the dataset</w:t>
      </w:r>
    </w:p>
    <w:p w:rsidR="00000000" w:rsidDel="00000000" w:rsidP="00000000" w:rsidRDefault="00000000" w:rsidRPr="00000000" w14:paraId="000000F2">
      <w:pPr>
        <w:numPr>
          <w:ilvl w:val="0"/>
          <w:numId w:val="2"/>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null values were found</w:t>
      </w:r>
    </w:p>
    <w:p w:rsidR="00000000" w:rsidDel="00000000" w:rsidP="00000000" w:rsidRDefault="00000000" w:rsidRPr="00000000" w14:paraId="000000F3">
      <w:pPr>
        <w:numPr>
          <w:ilvl w:val="0"/>
          <w:numId w:val="2"/>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duplicate records were identified</w:t>
      </w:r>
    </w:p>
    <w:p w:rsidR="00000000" w:rsidDel="00000000" w:rsidP="00000000" w:rsidRDefault="00000000" w:rsidRPr="00000000" w14:paraId="000000F4">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Outliers are present at amount field</w:t>
      </w:r>
    </w:p>
    <w:p w:rsidR="00000000" w:rsidDel="00000000" w:rsidP="00000000" w:rsidRDefault="00000000" w:rsidRPr="00000000" w14:paraId="000000F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73300"/>
            <wp:effectExtent b="0" l="0" r="0" t="0"/>
            <wp:docPr id="2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2"/>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Certains Independent features can be removed.</w:t>
      </w:r>
    </w:p>
    <w:p w:rsidR="00000000" w:rsidDel="00000000" w:rsidP="00000000" w:rsidRDefault="00000000" w:rsidRPr="00000000" w14:paraId="000000F7">
      <w:pPr>
        <w:numPr>
          <w:ilvl w:val="1"/>
          <w:numId w:val="2"/>
        </w:numPr>
        <w:spacing w:after="0" w:afterAutospacing="0"/>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 is irrelevant which is just a sequence number</w:t>
      </w:r>
    </w:p>
    <w:p w:rsidR="00000000" w:rsidDel="00000000" w:rsidP="00000000" w:rsidRDefault="00000000" w:rsidRPr="00000000" w14:paraId="000000F8">
      <w:pPr>
        <w:numPr>
          <w:ilvl w:val="1"/>
          <w:numId w:val="2"/>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present_residence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housing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people_liable</w:t>
      </w:r>
      <w:r w:rsidDel="00000000" w:rsidR="00000000" w:rsidRPr="00000000">
        <w:rPr>
          <w:rFonts w:ascii="Times New Roman" w:cs="Times New Roman" w:eastAsia="Times New Roman" w:hAnsi="Times New Roman"/>
          <w:rtl w:val="0"/>
        </w:rPr>
        <w:t xml:space="preserve">" are found to be having low correlation with the data</w:t>
      </w:r>
    </w:p>
    <w:p w:rsidR="00000000" w:rsidDel="00000000" w:rsidP="00000000" w:rsidRDefault="00000000" w:rsidRPr="00000000" w14:paraId="000000F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62400"/>
            <wp:effectExtent b="0" l="0" r="0" t="0"/>
            <wp:docPr id="2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Dataset seems to be imbalanced </w:t>
      </w:r>
    </w:p>
    <w:p w:rsidR="00000000" w:rsidDel="00000000" w:rsidP="00000000" w:rsidRDefault="00000000" w:rsidRPr="00000000" w14:paraId="000000FB">
      <w:pPr>
        <w:ind w:left="720" w:firstLine="0"/>
        <w:jc w:val="both"/>
        <w:rPr>
          <w:rFonts w:ascii="Arial" w:cs="Arial" w:eastAsia="Arial" w:hAnsi="Arial"/>
          <w:sz w:val="24"/>
          <w:szCs w:val="24"/>
        </w:rPr>
      </w:pPr>
      <w:r w:rsidDel="00000000" w:rsidR="00000000" w:rsidRPr="00000000">
        <w:rPr>
          <w:rFonts w:ascii="Times New Roman" w:cs="Times New Roman" w:eastAsia="Times New Roman" w:hAnsi="Times New Roman"/>
        </w:rPr>
        <w:drawing>
          <wp:inline distB="114300" distT="114300" distL="114300" distR="114300">
            <wp:extent cx="2190750" cy="1033463"/>
            <wp:effectExtent b="0" l="0" r="0" t="0"/>
            <wp:docPr id="2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190750"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2"/>
        <w:ind w:left="0" w:firstLine="0"/>
        <w:rPr/>
      </w:pPr>
      <w:bookmarkStart w:colFirst="0" w:colLast="0" w:name="_heading=h.17dp8vu" w:id="10"/>
      <w:bookmarkEnd w:id="10"/>
      <w:r w:rsidDel="00000000" w:rsidR="00000000" w:rsidRPr="00000000">
        <w:rPr>
          <w:rtl w:val="0"/>
        </w:rPr>
        <w:t xml:space="preserve">2.3 Logging</w:t>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be able to log every activity wherever required. Also log each and every system flow.</w:t>
      </w:r>
    </w:p>
    <w:p w:rsidR="00000000" w:rsidDel="00000000" w:rsidP="00000000" w:rsidRDefault="00000000" w:rsidRPr="00000000" w14:paraId="000000FE">
      <w:pPr>
        <w:pStyle w:val="Heading2"/>
        <w:rPr/>
      </w:pPr>
      <w:bookmarkStart w:colFirst="0" w:colLast="0" w:name="_heading=h.3rdcrjn" w:id="11"/>
      <w:bookmarkEnd w:id="11"/>
      <w:r w:rsidDel="00000000" w:rsidR="00000000" w:rsidRPr="00000000">
        <w:rPr>
          <w:rtl w:val="0"/>
        </w:rPr>
        <w:t xml:space="preserve">2.4 Database</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information is loaded and pulled from MongoDB</w:t>
      </w:r>
    </w:p>
    <w:p w:rsidR="00000000" w:rsidDel="00000000" w:rsidP="00000000" w:rsidRDefault="00000000" w:rsidRPr="00000000" w14:paraId="00000100">
      <w:pPr>
        <w:pStyle w:val="Heading2"/>
        <w:rPr/>
      </w:pPr>
      <w:bookmarkStart w:colFirst="0" w:colLast="0" w:name="_heading=h.26in1rg" w:id="12"/>
      <w:bookmarkEnd w:id="12"/>
      <w:r w:rsidDel="00000000" w:rsidR="00000000" w:rsidRPr="00000000">
        <w:rPr>
          <w:rtl w:val="0"/>
        </w:rPr>
        <w:t xml:space="preserve">2.5 Data format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dataset contains 2</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variables (columns) including target column class</w:t>
      </w:r>
      <w:r w:rsidDel="00000000" w:rsidR="00000000" w:rsidRPr="00000000">
        <w:rPr>
          <w:rFonts w:ascii="Times New Roman" w:cs="Times New Roman" w:eastAsia="Times New Roman" w:hAnsi="Times New Roman"/>
          <w:sz w:val="24"/>
          <w:szCs w:val="24"/>
          <w:rtl w:val="0"/>
        </w:rPr>
        <w:t xml:space="preserve">, feature names are in German to preserve the authenticity of the data which are in csv (comma separated value) format</w:t>
      </w:r>
      <w:r w:rsidDel="00000000" w:rsidR="00000000" w:rsidRPr="00000000">
        <w:rPr>
          <w:rtl w:val="0"/>
        </w:rPr>
      </w:r>
    </w:p>
    <w:p w:rsidR="00000000" w:rsidDel="00000000" w:rsidP="00000000" w:rsidRDefault="00000000" w:rsidRPr="00000000" w14:paraId="00000102">
      <w:pPr>
        <w:spacing w:after="0" w:line="240"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3">
      <w:pPr>
        <w:spacing w:line="240" w:lineRule="auto"/>
        <w:rPr>
          <w:rFonts w:ascii="Helvetica Neue" w:cs="Helvetica Neue" w:eastAsia="Helvetica Neue" w:hAnsi="Helvetica Neue"/>
          <w:b w:val="1"/>
          <w:color w:val="4472c4"/>
          <w:sz w:val="24"/>
          <w:szCs w:val="24"/>
        </w:rPr>
      </w:pPr>
      <w:r w:rsidDel="00000000" w:rsidR="00000000" w:rsidRPr="00000000">
        <w:rPr>
          <w:rFonts w:ascii="Helvetica Neue" w:cs="Helvetica Neue" w:eastAsia="Helvetica Neue" w:hAnsi="Helvetica Neue"/>
          <w:b w:val="1"/>
          <w:color w:val="4472c4"/>
          <w:sz w:val="24"/>
          <w:szCs w:val="24"/>
          <w:rtl w:val="0"/>
        </w:rPr>
        <w:t xml:space="preserve">2.6 Deployment</w:t>
      </w:r>
    </w:p>
    <w:p w:rsidR="00000000" w:rsidDel="00000000" w:rsidP="00000000" w:rsidRDefault="00000000" w:rsidRPr="00000000" w14:paraId="00000104">
      <w:pPr>
        <w:rPr>
          <w:rFonts w:ascii="Helvetica Neue" w:cs="Helvetica Neue" w:eastAsia="Helvetica Neue" w:hAnsi="Helvetica Neue"/>
        </w:rPr>
      </w:pPr>
      <w:r w:rsidDel="00000000" w:rsidR="00000000" w:rsidRPr="00000000">
        <w:rPr>
          <w:rtl w:val="0"/>
        </w:rPr>
        <w:t xml:space="preserve">The system has been deployed on the AWS EC2 instance using github CI/CD pipelines.</w:t>
      </w:r>
      <w:r w:rsidDel="00000000" w:rsidR="00000000" w:rsidRPr="00000000">
        <w:rPr>
          <w:rtl w:val="0"/>
        </w:rPr>
      </w:r>
    </w:p>
    <w:p w:rsidR="00000000" w:rsidDel="00000000" w:rsidP="00000000" w:rsidRDefault="00000000" w:rsidRPr="00000000" w14:paraId="00000105">
      <w:pPr>
        <w:pStyle w:val="Heading2"/>
        <w:spacing w:after="240" w:before="0" w:line="276" w:lineRule="auto"/>
        <w:ind w:left="0"/>
        <w:rPr/>
      </w:pPr>
      <w:bookmarkStart w:colFirst="0" w:colLast="0" w:name="_heading=h.35nkun2" w:id="13"/>
      <w:bookmarkEnd w:id="13"/>
      <w:r w:rsidDel="00000000" w:rsidR="00000000" w:rsidRPr="00000000">
        <w:rPr>
          <w:rtl w:val="0"/>
        </w:rPr>
        <w:t xml:space="preserve">3 Technology stack</w:t>
      </w:r>
    </w:p>
    <w:p w:rsidR="00000000" w:rsidDel="00000000" w:rsidP="00000000" w:rsidRDefault="00000000" w:rsidRPr="00000000" w14:paraId="00000106">
      <w:pPr>
        <w:numPr>
          <w:ilvl w:val="0"/>
          <w:numId w:val="3"/>
        </w:numPr>
        <w:spacing w:after="0" w:afterAutospacing="0"/>
        <w:ind w:left="720" w:hanging="360"/>
        <w:rPr>
          <w:u w:val="none"/>
        </w:rPr>
      </w:pPr>
      <w:r w:rsidDel="00000000" w:rsidR="00000000" w:rsidRPr="00000000">
        <w:rPr>
          <w:b w:val="1"/>
          <w:rtl w:val="0"/>
        </w:rPr>
        <w:t xml:space="preserve">Database</w:t>
      </w:r>
      <w:r w:rsidDel="00000000" w:rsidR="00000000" w:rsidRPr="00000000">
        <w:rPr>
          <w:rtl w:val="0"/>
        </w:rPr>
        <w:tab/>
        <w:tab/>
      </w:r>
      <w:r w:rsidDel="00000000" w:rsidR="00000000" w:rsidRPr="00000000">
        <w:rPr>
          <w:b w:val="1"/>
          <w:rtl w:val="0"/>
        </w:rPr>
        <w:t xml:space="preserve">MongoDB</w:t>
      </w:r>
    </w:p>
    <w:sdt>
      <w:sdtPr>
        <w:tag w:val="goog_rdk_7"/>
      </w:sdtPr>
      <w:sdtContent>
        <w:p w:rsidR="00000000" w:rsidDel="00000000" w:rsidP="00000000" w:rsidRDefault="00000000" w:rsidRPr="00000000" w14:paraId="00000107">
          <w:pPr>
            <w:numPr>
              <w:ilvl w:val="0"/>
              <w:numId w:val="3"/>
            </w:numPr>
            <w:spacing w:after="0" w:afterAutospacing="0"/>
            <w:ind w:left="720" w:hanging="360"/>
            <w:rPr>
              <w:ins w:author="indiana aruvi" w:id="3" w:date="2023-01-24T05:12:54Z"/>
              <w:u w:val="none"/>
            </w:rPr>
          </w:pPr>
          <w:r w:rsidDel="00000000" w:rsidR="00000000" w:rsidRPr="00000000">
            <w:rPr>
              <w:b w:val="1"/>
              <w:rtl w:val="0"/>
            </w:rPr>
            <w:t xml:space="preserve">Deployment</w:t>
          </w:r>
          <w:sdt>
            <w:sdtPr>
              <w:tag w:val="goog_rdk_2"/>
            </w:sdtPr>
            <w:sdtContent>
              <w:ins w:author="indiana aruvi" w:id="1" w:date="2023-01-24T05:12:37Z">
                <w:r w:rsidDel="00000000" w:rsidR="00000000" w:rsidRPr="00000000">
                  <w:rPr>
                    <w:b w:val="1"/>
                    <w:rtl w:val="0"/>
                  </w:rPr>
                  <w:t xml:space="preserve"> pipeline</w:t>
                </w:r>
              </w:ins>
            </w:sdtContent>
          </w:sdt>
          <w:r w:rsidDel="00000000" w:rsidR="00000000" w:rsidRPr="00000000">
            <w:rPr>
              <w:rtl w:val="0"/>
            </w:rPr>
            <w:tab/>
            <w:tab/>
          </w:r>
          <w:sdt>
            <w:sdtPr>
              <w:tag w:val="goog_rdk_3"/>
            </w:sdtPr>
            <w:sdtContent>
              <w:ins w:author="indiana aruvi" w:id="2" w:date="2023-01-24T05:12:07Z">
                <w:r w:rsidDel="00000000" w:rsidR="00000000" w:rsidRPr="00000000">
                  <w:rPr>
                    <w:rtl w:val="0"/>
                  </w:rPr>
                  <w:t xml:space="preserve">GitHub Actions </w:t>
                </w:r>
              </w:ins>
            </w:sdtContent>
          </w:sdt>
          <w:sdt>
            <w:sdtPr>
              <w:tag w:val="goog_rdk_4"/>
            </w:sdtPr>
            <w:sdtContent>
              <w:del w:author="indiana aruvi" w:id="2" w:date="2023-01-24T05:12:07Z">
                <w:r w:rsidDel="00000000" w:rsidR="00000000" w:rsidRPr="00000000">
                  <w:rPr>
                    <w:b w:val="1"/>
                    <w:rtl w:val="0"/>
                  </w:rPr>
                  <w:delText xml:space="preserve">AWS</w:delText>
                </w:r>
              </w:del>
            </w:sdtContent>
          </w:sdt>
          <w:sdt>
            <w:sdtPr>
              <w:tag w:val="goog_rdk_5"/>
            </w:sdtPr>
            <w:sdtContent>
              <w:ins w:author="indiana aruvi" w:id="3" w:date="2023-01-24T05:12:54Z"/>
              <w:sdt>
                <w:sdtPr>
                  <w:tag w:val="goog_rdk_6"/>
                </w:sdtPr>
                <w:sdtContent>
                  <w:ins w:author="indiana aruvi" w:id="3" w:date="2023-01-24T05:12:54Z">
                    <w:r w:rsidDel="00000000" w:rsidR="00000000" w:rsidRPr="00000000">
                      <w:rPr>
                        <w:rtl w:val="0"/>
                      </w:rPr>
                    </w:r>
                  </w:ins>
                </w:sdtContent>
              </w:sdt>
              <w:ins w:author="indiana aruvi" w:id="3" w:date="2023-01-24T05:12:54Z"/>
            </w:sdtContent>
          </w:sdt>
        </w:p>
      </w:sdtContent>
    </w:sdt>
    <w:sdt>
      <w:sdtPr>
        <w:tag w:val="goog_rdk_10"/>
      </w:sdtPr>
      <w:sdtContent>
        <w:p w:rsidR="00000000" w:rsidDel="00000000" w:rsidP="00000000" w:rsidRDefault="00000000" w:rsidRPr="00000000" w14:paraId="00000108">
          <w:pPr>
            <w:numPr>
              <w:ilvl w:val="0"/>
              <w:numId w:val="3"/>
            </w:numPr>
            <w:spacing w:after="0" w:afterAutospacing="0"/>
            <w:ind w:left="720" w:hanging="360"/>
            <w:rPr>
              <w:ins w:author="indiana aruvi" w:id="3" w:date="2023-01-24T05:12:54Z"/>
              <w:b w:val="1"/>
              <w:u w:val="none"/>
            </w:rPr>
          </w:pPr>
          <w:sdt>
            <w:sdtPr>
              <w:tag w:val="goog_rdk_8"/>
            </w:sdtPr>
            <w:sdtContent>
              <w:ins w:author="indiana aruvi" w:id="3" w:date="2023-01-24T05:12:54Z"/>
              <w:sdt>
                <w:sdtPr>
                  <w:tag w:val="goog_rdk_9"/>
                </w:sdtPr>
                <w:sdtContent>
                  <w:ins w:author="indiana aruvi" w:id="3" w:date="2023-01-24T05:12:54Z">
                    <w:r w:rsidDel="00000000" w:rsidR="00000000" w:rsidRPr="00000000">
                      <w:rPr>
                        <w:b w:val="1"/>
                        <w:rtl w:val="0"/>
                        <w:rPrChange w:author="indiana aruvi" w:id="4" w:date="2023-01-24T05:12:07Z">
                          <w:rPr>
                            <w:b w:val="1"/>
                          </w:rPr>
                        </w:rPrChange>
                      </w:rPr>
                      <w:t xml:space="preserve">Deployment Platform : AWS EC2</w:t>
                    </w:r>
                  </w:ins>
                </w:sdtContent>
              </w:sdt>
              <w:ins w:author="indiana aruvi" w:id="3" w:date="2023-01-24T05:12:54Z"/>
            </w:sdtContent>
          </w:sdt>
        </w:p>
      </w:sdtContent>
    </w:sdt>
    <w:sdt>
      <w:sdtPr>
        <w:tag w:val="goog_rdk_13"/>
      </w:sdtPr>
      <w:sdtContent>
        <w:p w:rsidR="00000000" w:rsidDel="00000000" w:rsidP="00000000" w:rsidRDefault="00000000" w:rsidRPr="00000000" w14:paraId="00000109">
          <w:pPr>
            <w:numPr>
              <w:ilvl w:val="0"/>
              <w:numId w:val="3"/>
            </w:numPr>
            <w:spacing w:after="0" w:afterAutospacing="0"/>
            <w:ind w:left="720" w:hanging="360"/>
            <w:rPr>
              <w:b w:val="1"/>
              <w:u w:val="none"/>
              <w:rPrChange w:author="indiana aruvi" w:id="5" w:date="2023-01-24T05:12:54Z">
                <w:rPr>
                  <w:u w:val="none"/>
                </w:rPr>
              </w:rPrChange>
            </w:rPr>
            <w:pPrChange w:author="indiana aruvi" w:id="0" w:date="2023-01-24T05:12:54Z">
              <w:pPr>
                <w:numPr>
                  <w:ilvl w:val="0"/>
                  <w:numId w:val="3"/>
                </w:numPr>
                <w:ind w:left="720" w:hanging="360"/>
              </w:pPr>
            </w:pPrChange>
          </w:pPr>
          <w:sdt>
            <w:sdtPr>
              <w:tag w:val="goog_rdk_11"/>
            </w:sdtPr>
            <w:sdtContent>
              <w:ins w:author="indiana aruvi" w:id="3" w:date="2023-01-24T05:12:54Z"/>
              <w:sdt>
                <w:sdtPr>
                  <w:tag w:val="goog_rdk_12"/>
                </w:sdtPr>
                <w:sdtContent>
                  <w:ins w:author="indiana aruvi" w:id="3" w:date="2023-01-24T05:12:54Z">
                    <w:r w:rsidDel="00000000" w:rsidR="00000000" w:rsidRPr="00000000">
                      <w:rPr>
                        <w:b w:val="1"/>
                        <w:rtl w:val="0"/>
                        <w:rPrChange w:author="indiana aruvi" w:id="4" w:date="2023-01-24T05:12:07Z">
                          <w:rPr>
                            <w:b w:val="1"/>
                          </w:rPr>
                        </w:rPrChange>
                      </w:rPr>
                      <w:t xml:space="preserve">Cloud Components : AWS S3,ECR</w:t>
                    </w:r>
                  </w:ins>
                </w:sdtContent>
              </w:sdt>
              <w:ins w:author="indiana aruvi" w:id="3" w:date="2023-01-24T05:12:54Z"/>
            </w:sdtContent>
          </w:sdt>
          <w:r w:rsidDel="00000000" w:rsidR="00000000" w:rsidRPr="00000000">
            <w:rPr>
              <w:rtl w:val="0"/>
            </w:rPr>
          </w:r>
        </w:p>
      </w:sdtContent>
    </w:sdt>
    <w:p w:rsidR="00000000" w:rsidDel="00000000" w:rsidP="00000000" w:rsidRDefault="00000000" w:rsidRPr="00000000" w14:paraId="0000010A">
      <w:pPr>
        <w:numPr>
          <w:ilvl w:val="0"/>
          <w:numId w:val="3"/>
        </w:numPr>
        <w:spacing w:after="0" w:afterAutospacing="0"/>
        <w:ind w:left="720" w:hanging="360"/>
        <w:rPr>
          <w:u w:val="none"/>
        </w:rPr>
      </w:pPr>
      <w:r w:rsidDel="00000000" w:rsidR="00000000" w:rsidRPr="00000000">
        <w:rPr>
          <w:b w:val="1"/>
          <w:rtl w:val="0"/>
        </w:rPr>
        <w:t xml:space="preserve">Version Control System</w:t>
      </w:r>
      <w:r w:rsidDel="00000000" w:rsidR="00000000" w:rsidRPr="00000000">
        <w:rPr>
          <w:rtl w:val="0"/>
        </w:rPr>
        <w:t xml:space="preserve"> </w:t>
      </w:r>
      <w:r w:rsidDel="00000000" w:rsidR="00000000" w:rsidRPr="00000000">
        <w:rPr>
          <w:b w:val="1"/>
          <w:rtl w:val="0"/>
        </w:rPr>
        <w:t xml:space="preserve">GitHub</w:t>
      </w:r>
    </w:p>
    <w:p w:rsidR="00000000" w:rsidDel="00000000" w:rsidP="00000000" w:rsidRDefault="00000000" w:rsidRPr="00000000" w14:paraId="0000010B">
      <w:pPr>
        <w:numPr>
          <w:ilvl w:val="0"/>
          <w:numId w:val="3"/>
        </w:numPr>
        <w:ind w:left="720" w:hanging="360"/>
        <w:rPr>
          <w:u w:val="none"/>
        </w:rPr>
      </w:pPr>
      <w:r w:rsidDel="00000000" w:rsidR="00000000" w:rsidRPr="00000000">
        <w:rPr>
          <w:b w:val="1"/>
          <w:rtl w:val="0"/>
        </w:rPr>
        <w:t xml:space="preserve">Design Workflow</w:t>
      </w:r>
      <w:r w:rsidDel="00000000" w:rsidR="00000000" w:rsidRPr="00000000">
        <w:rPr>
          <w:rtl w:val="0"/>
        </w:rPr>
        <w:tab/>
      </w:r>
      <w:r w:rsidDel="00000000" w:rsidR="00000000" w:rsidRPr="00000000">
        <w:rPr>
          <w:b w:val="1"/>
          <w:rtl w:val="0"/>
        </w:rPr>
        <w:t xml:space="preserve">Airflow</w:t>
      </w:r>
      <w:r w:rsidDel="00000000" w:rsidR="00000000" w:rsidRPr="00000000">
        <w:rPr>
          <w:rtl w:val="0"/>
        </w:rPr>
      </w:r>
    </w:p>
    <w:p w:rsidR="00000000" w:rsidDel="00000000" w:rsidP="00000000" w:rsidRDefault="00000000" w:rsidRPr="00000000" w14:paraId="0000010C">
      <w:pPr>
        <w:pStyle w:val="Heading2"/>
        <w:spacing w:line="276" w:lineRule="auto"/>
        <w:ind w:left="0"/>
        <w:rPr/>
      </w:pPr>
      <w:bookmarkStart w:colFirst="0" w:colLast="0" w:name="_heading=h.t71s25ooudy3" w:id="14"/>
      <w:bookmarkEnd w:id="14"/>
      <w:r w:rsidDel="00000000" w:rsidR="00000000" w:rsidRPr="00000000">
        <w:rPr>
          <w:rtl w:val="0"/>
        </w:rPr>
        <w:t xml:space="preserve">4 Proposed Solution</w:t>
      </w:r>
    </w:p>
    <w:p w:rsidR="00000000" w:rsidDel="00000000" w:rsidP="00000000" w:rsidRDefault="00000000" w:rsidRPr="00000000" w14:paraId="0000010D">
      <w:pPr>
        <w:pStyle w:val="Heading2"/>
        <w:rPr/>
      </w:pPr>
      <w:bookmarkStart w:colFirst="0" w:colLast="0" w:name="_heading=h.44sinio" w:id="15"/>
      <w:bookmarkEnd w:id="15"/>
      <w:r w:rsidDel="00000000" w:rsidR="00000000" w:rsidRPr="00000000">
        <w:rPr>
          <w:rtl w:val="0"/>
        </w:rPr>
        <w:t xml:space="preserve">4.1 Models used</w:t>
      </w:r>
    </w:p>
    <w:p w:rsidR="00000000" w:rsidDel="00000000" w:rsidP="00000000" w:rsidRDefault="00000000" w:rsidRPr="00000000" w14:paraId="0000010E">
      <w:pPr>
        <w:pStyle w:val="Heading2"/>
        <w:rPr/>
      </w:pPr>
      <w:bookmarkStart w:colFirst="0" w:colLast="0" w:name="_heading=h.2jxsxqh" w:id="16"/>
      <w:bookmarkEnd w:id="16"/>
      <w:r w:rsidDel="00000000" w:rsidR="00000000" w:rsidRPr="00000000">
        <w:rPr>
          <w:rtl w:val="0"/>
        </w:rPr>
        <w:t xml:space="preserve">4.1.1 Robust Scalar</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preprocessing technique which scales and removes outliers in the features by applying interquartile range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Standardization of a dataset is a common requirement for many machine learning estimators. Typically this is done by removing the mean and scaling to unit variance. However, outliers can often influence the sample mean / variance in a negative way. In such cases, the median and the interquartile range often give better results</w:t>
      </w:r>
      <w:r w:rsidDel="00000000" w:rsidR="00000000" w:rsidRPr="00000000">
        <w:rPr>
          <w:rtl w:val="0"/>
        </w:rPr>
      </w:r>
    </w:p>
    <w:p w:rsidR="00000000" w:rsidDel="00000000" w:rsidP="00000000" w:rsidRDefault="00000000" w:rsidRPr="00000000" w14:paraId="00000111">
      <w:pPr>
        <w:pStyle w:val="Heading2"/>
        <w:rPr/>
      </w:pPr>
      <w:bookmarkStart w:colFirst="0" w:colLast="0" w:name="_heading=h.z337ya" w:id="17"/>
      <w:bookmarkEnd w:id="17"/>
      <w:r w:rsidDel="00000000" w:rsidR="00000000" w:rsidRPr="00000000">
        <w:rPr>
          <w:rtl w:val="0"/>
        </w:rPr>
      </w:r>
    </w:p>
    <w:p w:rsidR="00000000" w:rsidDel="00000000" w:rsidP="00000000" w:rsidRDefault="00000000" w:rsidRPr="00000000" w14:paraId="00000112">
      <w:pPr>
        <w:pStyle w:val="Heading2"/>
        <w:rPr>
          <w:rFonts w:ascii="EB Garamond" w:cs="EB Garamond" w:eastAsia="EB Garamond" w:hAnsi="EB Garamond"/>
          <w:b w:val="0"/>
          <w:i w:val="0"/>
          <w:color w:val="000000"/>
          <w:sz w:val="18"/>
          <w:szCs w:val="18"/>
        </w:rPr>
      </w:pPr>
      <w:bookmarkStart w:colFirst="0" w:colLast="0" w:name="_heading=h.j31r7qaqpovb" w:id="18"/>
      <w:bookmarkEnd w:id="18"/>
      <w:r w:rsidDel="00000000" w:rsidR="00000000" w:rsidRPr="00000000">
        <w:rPr>
          <w:rtl w:val="0"/>
        </w:rPr>
        <w:t xml:space="preserve">4.1.2 SMOTETomek</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technique to handle the imbalance dataset with the combination of over-sampling and under-sampling i.e., inshort either to increase/decrease the nearest datapoint around the target variable. As our dataset contains imbalanced dataset where most of the loans are risk free and very less or moderate risk prone loans are to be expected in the dataset which is more realistic and real time scenario of risk prone loans, so by applying this technique which increase the noise of the imbalance data in our case risk prone data points will be added which are nearby to actual datapoint with a decimal difference from the actual point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information: </w:t>
      </w:r>
      <w:hyperlink r:id="rId11">
        <w:r w:rsidDel="00000000" w:rsidR="00000000" w:rsidRPr="00000000">
          <w:rPr>
            <w:rFonts w:ascii="Times New Roman" w:cs="Times New Roman" w:eastAsia="Times New Roman" w:hAnsi="Times New Roman"/>
            <w:color w:val="1155cc"/>
            <w:sz w:val="24"/>
            <w:szCs w:val="24"/>
            <w:u w:val="single"/>
            <w:rtl w:val="0"/>
          </w:rPr>
          <w:t xml:space="preserve">https://imbalanced-learn.org/dev/combine.html#combine</w:t>
        </w:r>
      </w:hyperlink>
      <w:r w:rsidDel="00000000" w:rsidR="00000000" w:rsidRPr="00000000">
        <w:rPr>
          <w:rtl w:val="0"/>
        </w:rPr>
      </w:r>
    </w:p>
    <w:p w:rsidR="00000000" w:rsidDel="00000000" w:rsidP="00000000" w:rsidRDefault="00000000" w:rsidRPr="00000000" w14:paraId="00000115">
      <w:pPr>
        <w:pStyle w:val="Heading2"/>
        <w:spacing w:before="0" w:lineRule="auto"/>
        <w:ind w:left="0" w:firstLine="0"/>
        <w:rPr/>
      </w:pPr>
      <w:bookmarkStart w:colFirst="0" w:colLast="0" w:name="_heading=h.3j2qqm3" w:id="19"/>
      <w:bookmarkEnd w:id="19"/>
      <w:r w:rsidDel="00000000" w:rsidR="00000000" w:rsidRPr="00000000">
        <w:rPr>
          <w:rtl w:val="0"/>
        </w:rPr>
        <w:t xml:space="preserve">4.1.3 Random Forest Classifier</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random forest classifier is a  tree based ensemble technique. An ensemble technique  is a machine learning technique that combines several base models in order to produce one optimal predictive model.</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models decide where to split based on a random selection of features. Rather than splitting at similar features at each node throughout, Random Forest models implement a level of differentiation because each tree will split based on different features. This level of differentiation provides a greater ensemble to aggregate over, ergo producing a more accurate predictor.</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35300"/>
            <wp:effectExtent b="0" l="0" r="0" t="0"/>
            <wp:docPr id="2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EB Garamond" w:cs="EB Garamond" w:eastAsia="EB Garamond" w:hAnsi="EB Garamond"/>
          <w:b w:val="0"/>
          <w:i w:val="0"/>
          <w:color w:val="000000"/>
          <w:sz w:val="18"/>
          <w:szCs w:val="18"/>
        </w:rPr>
      </w:pPr>
      <w:r w:rsidDel="00000000" w:rsidR="00000000" w:rsidRPr="00000000">
        <w:rPr>
          <w:rtl w:val="0"/>
        </w:rPr>
      </w:r>
    </w:p>
    <w:p w:rsidR="00000000" w:rsidDel="00000000" w:rsidP="00000000" w:rsidRDefault="00000000" w:rsidRPr="00000000" w14:paraId="0000011A">
      <w:pPr>
        <w:pStyle w:val="Heading2"/>
        <w:rPr>
          <w:i w:val="0"/>
          <w:color w:val="4472c4"/>
          <w:sz w:val="24"/>
          <w:szCs w:val="24"/>
        </w:rPr>
      </w:pPr>
      <w:bookmarkStart w:colFirst="0" w:colLast="0" w:name="_heading=h.1y810tw" w:id="20"/>
      <w:bookmarkEnd w:id="20"/>
      <w:r w:rsidDel="00000000" w:rsidR="00000000" w:rsidRPr="00000000">
        <w:rPr>
          <w:i w:val="0"/>
          <w:color w:val="4472c4"/>
          <w:sz w:val="24"/>
          <w:szCs w:val="24"/>
          <w:rtl w:val="0"/>
        </w:rPr>
        <w:t xml:space="preserve">4.1.4 </w:t>
      </w:r>
      <w:r w:rsidDel="00000000" w:rsidR="00000000" w:rsidRPr="00000000">
        <w:rPr>
          <w:rtl w:val="0"/>
        </w:rPr>
        <w:t xml:space="preserve">Xg Boosting Classifier</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 Boosting is a boosting technique which is widely used in most of the machine learning techniques. Ensembling trees randomly was time-consuming and computationally inefficient. This technique follows the approach of build trees sequentially and improve the performance where previous trees failed, later these boosting algorithms started utilizing the gradient descent algorithm to form sequentially and minimize the error in predictions hence this algorithms are called as  Gradient Boosting. Later researchers proposes model, algorithmic and hardware optimization to further improve the Gradient boosting algorithms performance thus this optimizations over the Gradient Boosting is known as XG-Boosting</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 Boosting also known as Extreme Gradient Boosting which supervised learning technique.</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814513"/>
            <wp:effectExtent b="0" l="0" r="0" t="0"/>
            <wp:docPr id="2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2"/>
        <w:spacing w:line="276" w:lineRule="auto"/>
        <w:ind w:left="0"/>
        <w:rPr/>
      </w:pPr>
      <w:bookmarkStart w:colFirst="0" w:colLast="0" w:name="_heading=h.1ci93xb" w:id="21"/>
      <w:bookmarkEnd w:id="21"/>
      <w:r w:rsidDel="00000000" w:rsidR="00000000" w:rsidRPr="00000000">
        <w:rPr>
          <w:rtl w:val="0"/>
        </w:rPr>
        <w:t xml:space="preserve">4.2 Machine learning pipeline</w:t>
      </w:r>
    </w:p>
    <w:p w:rsidR="00000000" w:rsidDel="00000000" w:rsidP="00000000" w:rsidRDefault="00000000" w:rsidRPr="00000000" w14:paraId="0000011F">
      <w:pPr>
        <w:numPr>
          <w:ilvl w:val="0"/>
          <w:numId w:val="4"/>
        </w:numPr>
        <w:spacing w:after="0" w:afterAutospacing="0"/>
        <w:ind w:left="720" w:hanging="36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1"/>
          <w:sz w:val="24"/>
          <w:szCs w:val="24"/>
          <w:rtl w:val="0"/>
        </w:rPr>
        <w:t xml:space="preserve">Data Ingestion:</w:t>
      </w:r>
      <w:r w:rsidDel="00000000" w:rsidR="00000000" w:rsidRPr="00000000">
        <w:rPr>
          <w:rFonts w:ascii="Times New Roman" w:cs="Times New Roman" w:eastAsia="Times New Roman" w:hAnsi="Times New Roman"/>
          <w:sz w:val="24"/>
          <w:szCs w:val="24"/>
          <w:rtl w:val="0"/>
        </w:rPr>
        <w:t xml:space="preserve"> This is the beginning of every machine learning pipeline. In this step, we process the data into a format that the following components can digest</w:t>
      </w:r>
    </w:p>
    <w:p w:rsidR="00000000" w:rsidDel="00000000" w:rsidP="00000000" w:rsidRDefault="00000000" w:rsidRPr="00000000" w14:paraId="00000120">
      <w:pPr>
        <w:numPr>
          <w:ilvl w:val="0"/>
          <w:numId w:val="4"/>
        </w:numPr>
        <w:spacing w:after="0" w:afterAutospacing="0"/>
        <w:ind w:left="720" w:hanging="36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1"/>
          <w:sz w:val="24"/>
          <w:szCs w:val="24"/>
          <w:rtl w:val="0"/>
        </w:rPr>
        <w:t xml:space="preserve">Data Validation:</w:t>
      </w:r>
      <w:r w:rsidDel="00000000" w:rsidR="00000000" w:rsidRPr="00000000">
        <w:rPr>
          <w:rFonts w:ascii="Times New Roman" w:cs="Times New Roman" w:eastAsia="Times New Roman" w:hAnsi="Times New Roman"/>
          <w:sz w:val="24"/>
          <w:szCs w:val="24"/>
          <w:rtl w:val="0"/>
        </w:rPr>
        <w:t xml:space="preserve"> Before training a new model, we need to validate the new input. Data validation focuses on checking that the statistics of the new data are as expected. It also alerts the data scientist if any anomalies are detected</w:t>
      </w:r>
    </w:p>
    <w:p w:rsidR="00000000" w:rsidDel="00000000" w:rsidP="00000000" w:rsidRDefault="00000000" w:rsidRPr="00000000" w14:paraId="00000121">
      <w:pPr>
        <w:numPr>
          <w:ilvl w:val="0"/>
          <w:numId w:val="4"/>
        </w:numPr>
        <w:spacing w:after="0" w:afterAutospacing="0"/>
        <w:ind w:left="720" w:hanging="36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1"/>
          <w:sz w:val="24"/>
          <w:szCs w:val="24"/>
          <w:rtl w:val="0"/>
        </w:rPr>
        <w:t xml:space="preserve">Data Transformation:</w:t>
      </w:r>
      <w:r w:rsidDel="00000000" w:rsidR="00000000" w:rsidRPr="00000000">
        <w:rPr>
          <w:rFonts w:ascii="Times New Roman" w:cs="Times New Roman" w:eastAsia="Times New Roman" w:hAnsi="Times New Roman"/>
          <w:sz w:val="24"/>
          <w:szCs w:val="24"/>
          <w:rtl w:val="0"/>
        </w:rPr>
        <w:t xml:space="preserve"> Data transformation techniques refer to all the actions that help you transform your raw data into a clean and ready-to-use dataset.</w:t>
      </w:r>
    </w:p>
    <w:p w:rsidR="00000000" w:rsidDel="00000000" w:rsidP="00000000" w:rsidRDefault="00000000" w:rsidRPr="00000000" w14:paraId="00000122">
      <w:pPr>
        <w:numPr>
          <w:ilvl w:val="0"/>
          <w:numId w:val="4"/>
        </w:numPr>
        <w:spacing w:after="0" w:afterAutospacing="0"/>
        <w:ind w:left="720" w:hanging="36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1"/>
          <w:sz w:val="24"/>
          <w:szCs w:val="24"/>
          <w:rtl w:val="0"/>
        </w:rPr>
        <w:t xml:space="preserve">Model Trainer:</w:t>
      </w:r>
      <w:r w:rsidDel="00000000" w:rsidR="00000000" w:rsidRPr="00000000">
        <w:rPr>
          <w:rFonts w:ascii="Times New Roman" w:cs="Times New Roman" w:eastAsia="Times New Roman" w:hAnsi="Times New Roman"/>
          <w:sz w:val="24"/>
          <w:szCs w:val="24"/>
          <w:rtl w:val="0"/>
        </w:rPr>
        <w:t xml:space="preserve"> Model training in machine language is the process of feeding an ML algorithm with data to help identify and learn good values for all attributes involved.</w:t>
      </w:r>
    </w:p>
    <w:p w:rsidR="00000000" w:rsidDel="00000000" w:rsidP="00000000" w:rsidRDefault="00000000" w:rsidRPr="00000000" w14:paraId="00000123">
      <w:pPr>
        <w:numPr>
          <w:ilvl w:val="0"/>
          <w:numId w:val="4"/>
        </w:numPr>
        <w:spacing w:after="0" w:afterAutospacing="0"/>
        <w:ind w:left="720" w:hanging="36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1"/>
          <w:sz w:val="24"/>
          <w:szCs w:val="24"/>
          <w:rtl w:val="0"/>
        </w:rPr>
        <w:t xml:space="preserve">Model Evaluation:</w:t>
      </w:r>
      <w:r w:rsidDel="00000000" w:rsidR="00000000" w:rsidRPr="00000000">
        <w:rPr>
          <w:rFonts w:ascii="Times New Roman" w:cs="Times New Roman" w:eastAsia="Times New Roman" w:hAnsi="Times New Roman"/>
          <w:sz w:val="24"/>
          <w:szCs w:val="24"/>
          <w:rtl w:val="0"/>
        </w:rPr>
        <w:t xml:space="preserve"> Model evaluation is the process of using different evaluation metrics to understand a machine learning model’s performance, as well as its strengths and weaknesses.</w:t>
      </w:r>
    </w:p>
    <w:p w:rsidR="00000000" w:rsidDel="00000000" w:rsidP="00000000" w:rsidRDefault="00000000" w:rsidRPr="00000000" w14:paraId="00000124">
      <w:pPr>
        <w:numPr>
          <w:ilvl w:val="0"/>
          <w:numId w:val="4"/>
        </w:numPr>
        <w:ind w:left="720" w:hanging="36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1"/>
          <w:sz w:val="24"/>
          <w:szCs w:val="24"/>
          <w:rtl w:val="0"/>
        </w:rPr>
        <w:t xml:space="preserve">Model Pusher:</w:t>
      </w:r>
      <w:r w:rsidDel="00000000" w:rsidR="00000000" w:rsidRPr="00000000">
        <w:rPr>
          <w:rFonts w:ascii="Times New Roman" w:cs="Times New Roman" w:eastAsia="Times New Roman" w:hAnsi="Times New Roman"/>
          <w:sz w:val="24"/>
          <w:szCs w:val="24"/>
          <w:rtl w:val="0"/>
        </w:rPr>
        <w:t xml:space="preserve"> Now that all the things are working fine, it’s time to deploy the machine learning model to the real world. You can monitor how your model is performing, and see how to improve the workflow.</w:t>
      </w:r>
    </w:p>
    <w:p w:rsidR="00000000" w:rsidDel="00000000" w:rsidP="00000000" w:rsidRDefault="00000000" w:rsidRPr="00000000" w14:paraId="00000125">
      <w:pPr>
        <w:rPr/>
      </w:pPr>
      <w:r w:rsidDel="00000000" w:rsidR="00000000" w:rsidRPr="00000000">
        <w:rPr/>
        <w:drawing>
          <wp:inline distB="114300" distT="114300" distL="114300" distR="114300">
            <wp:extent cx="5731200" cy="1092200"/>
            <wp:effectExtent b="0" l="0" r="0" t="0"/>
            <wp:docPr id="2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2"/>
        <w:rPr/>
      </w:pPr>
      <w:bookmarkStart w:colFirst="0" w:colLast="0" w:name="_heading=h.kr4plvoh4083" w:id="22"/>
      <w:bookmarkEnd w:id="22"/>
      <w:r w:rsidDel="00000000" w:rsidR="00000000" w:rsidRPr="00000000">
        <w:rPr>
          <w:rtl w:val="0"/>
        </w:rPr>
        <w:t xml:space="preserve">4.3 Evaluation</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comes from the Italian language, namely Credere, which means trust. Trust in question is the trust of the creditor that the debtor will repay the loan and the interest in accordance with the agreement of both parties. The implementation of credit extension usually goes through several stages, namely credit application, checking credit applications, credit analysis, credit approval, credit realization, and finally credit monitoring. Normally, most of the bank's wealth is in the form of credit which is the source of bank income, therefore it is often referred to as productive assets. In channeling credit, management must use the principle of prudence so that loans are granted in the current category. However, there are often some and non-target samples correctly predicted and reflects the</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classifier ability to define the entire sample. </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can be measured by the following equation:</w:t>
      </w:r>
    </w:p>
    <w:p w:rsidR="00000000" w:rsidDel="00000000" w:rsidP="00000000" w:rsidRDefault="00000000" w:rsidRPr="00000000" w14:paraId="000001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TP</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TN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TP</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FP</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TN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FN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100</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True Positive (TP) is the number of positive samples that are predicted to be correct; False Positive (FP) is the number of positive samples whose predictions are wrong; True Negative (TN) is the number of negative samples correctly predicted; False Negative (FN) is the number of negative samples that are predicted to be wrong.</w:t>
      </w:r>
    </w:p>
    <w:p w:rsidR="00000000" w:rsidDel="00000000" w:rsidP="00000000" w:rsidRDefault="00000000" w:rsidRPr="00000000" w14:paraId="0000012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 - ROC Curve:</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ROC curve is plotted with TPR against the FPR where TPR is on the y-axis and FPR is on the x-axis.</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3143250"/>
            <wp:effectExtent b="0" l="0" r="0" t="0"/>
            <wp:docPr id="3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4385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rPr>
          <w:rFonts w:ascii="Times New Roman" w:cs="Times New Roman" w:eastAsia="Times New Roman" w:hAnsi="Times New Roman"/>
          <w:sz w:val="24"/>
          <w:szCs w:val="24"/>
        </w:rPr>
      </w:pPr>
      <w:r w:rsidDel="00000000" w:rsidR="00000000" w:rsidRPr="00000000">
        <w:rPr>
          <w:b w:val="1"/>
          <w:rtl w:val="0"/>
        </w:rPr>
        <w:t xml:space="preserve">Over all model performance evaluation under various machine learning algorithms</w:t>
      </w: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455"/>
        <w:gridCol w:w="1575"/>
        <w:gridCol w:w="1560"/>
        <w:gridCol w:w="1035"/>
        <w:gridCol w:w="1230"/>
        <w:tblGridChange w:id="0">
          <w:tblGrid>
            <w:gridCol w:w="2160"/>
            <w:gridCol w:w="1455"/>
            <w:gridCol w:w="1575"/>
            <w:gridCol w:w="1560"/>
            <w:gridCol w:w="1035"/>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Balanced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ROC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BaggingClassifier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r>
    </w:tbl>
    <w:p w:rsidR="00000000" w:rsidDel="00000000" w:rsidP="00000000" w:rsidRDefault="00000000" w:rsidRPr="00000000" w14:paraId="0000014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1">
      <w:pPr>
        <w:pStyle w:val="Heading2"/>
        <w:rPr>
          <w:rFonts w:ascii="EB Garamond" w:cs="EB Garamond" w:eastAsia="EB Garamond" w:hAnsi="EB Garamond"/>
        </w:rPr>
      </w:pPr>
      <w:bookmarkStart w:colFirst="0" w:colLast="0" w:name="_heading=h.nfztv4ivq6p0" w:id="23"/>
      <w:bookmarkEnd w:id="23"/>
      <w:r w:rsidDel="00000000" w:rsidR="00000000" w:rsidRPr="00000000">
        <w:rPr>
          <w:rtl w:val="0"/>
        </w:rPr>
        <w:t xml:space="preserve">4.4 Conclusion</w:t>
      </w:r>
      <w:r w:rsidDel="00000000" w:rsidR="00000000" w:rsidRPr="00000000">
        <w:rPr>
          <w:rtl w:val="0"/>
        </w:rPr>
      </w:r>
    </w:p>
    <w:p w:rsidR="00000000" w:rsidDel="00000000" w:rsidP="00000000" w:rsidRDefault="00000000" w:rsidRPr="00000000" w14:paraId="0000015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This study has not been able to provide a good enough accuracy value for the classification of data South German Credit, so further research is needed to obtain a better classification model. Based on the findings of this study, it is suggested that further research can apply optimization methods to further optimize the performance of the RF algorithm</w:t>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left" w:leader="none" w:pos="2126"/>
        </w:tabs>
        <w:ind w:left="720" w:firstLine="0"/>
        <w:rPr>
          <w:rFonts w:ascii="Helvetica Neue" w:cs="Helvetica Neue" w:eastAsia="Helvetica Neue" w:hAnsi="Helvetica Neue"/>
          <w:color w:val="000000"/>
        </w:rPr>
      </w:pPr>
      <w:r w:rsidDel="00000000" w:rsidR="00000000" w:rsidRPr="00000000">
        <w:rPr>
          <w:rtl w:val="0"/>
        </w:rPr>
      </w:r>
    </w:p>
    <w:sectPr>
      <w:headerReference r:id="rId16" w:type="default"/>
      <w:footerReference r:id="rId1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spacing w:after="0" w:line="240" w:lineRule="auto"/>
      <w:jc w:val="both"/>
      <w:rPr>
        <w:sz w:val="20"/>
        <w:szCs w:val="20"/>
      </w:rPr>
    </w:pPr>
    <w:r w:rsidDel="00000000" w:rsidR="00000000" w:rsidRPr="00000000">
      <w:rPr>
        <w:rFonts w:ascii="Helvetica Neue" w:cs="Helvetica Neue" w:eastAsia="Helvetica Neue" w:hAnsi="Helvetica Neue"/>
        <w:color w:val="000000"/>
        <w:sz w:val="20"/>
        <w:szCs w:val="20"/>
        <w:rtl w:val="0"/>
      </w:rPr>
      <w:t xml:space="preserve">Low Level Design (LLD)</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5173980</wp:posOffset>
          </wp:positionH>
          <wp:positionV relativeFrom="paragraph">
            <wp:posOffset>-99059</wp:posOffset>
          </wp:positionV>
          <wp:extent cx="946009" cy="181610"/>
          <wp:effectExtent b="0" l="0" r="0" t="0"/>
          <wp:wrapNone/>
          <wp:docPr id="2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946009" cy="181610"/>
                  </a:xfrm>
                  <a:prstGeom prst="rect"/>
                  <a:ln/>
                </pic:spPr>
              </pic:pic>
            </a:graphicData>
          </a:graphic>
        </wp:anchor>
      </w:drawing>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jc w:val="both"/>
    </w:pPr>
    <w:rPr>
      <w:rFonts w:ascii="Helvetica Neue" w:cs="Helvetica Neue" w:eastAsia="Helvetica Neue" w:hAnsi="Helvetica Neue"/>
      <w:b w:val="1"/>
      <w:color w:val="2f5496"/>
      <w:sz w:val="32"/>
      <w:szCs w:val="32"/>
    </w:rPr>
  </w:style>
  <w:style w:type="paragraph" w:styleId="Heading2">
    <w:name w:val="heading 2"/>
    <w:basedOn w:val="Normal"/>
    <w:next w:val="Normal"/>
    <w:pPr>
      <w:keepNext w:val="1"/>
      <w:keepLines w:val="1"/>
      <w:spacing w:after="0" w:before="40" w:line="276" w:lineRule="auto"/>
      <w:ind w:left="576" w:hanging="576"/>
      <w:jc w:val="both"/>
    </w:pPr>
    <w:rPr>
      <w:rFonts w:ascii="Helvetica Neue" w:cs="Helvetica Neue" w:eastAsia="Helvetica Neue" w:hAnsi="Helvetica Neue"/>
      <w:b w:val="1"/>
      <w:color w:val="4472c4"/>
      <w:sz w:val="24"/>
      <w:szCs w:val="24"/>
    </w:rPr>
  </w:style>
  <w:style w:type="paragraph" w:styleId="Heading3">
    <w:name w:val="heading 3"/>
    <w:basedOn w:val="Normal"/>
    <w:next w:val="Normal"/>
    <w:pPr>
      <w:keepNext w:val="1"/>
      <w:keepLines w:val="1"/>
      <w:spacing w:after="0" w:before="40" w:lineRule="auto"/>
      <w:ind w:left="720" w:hanging="720"/>
      <w:jc w:val="both"/>
    </w:pPr>
    <w:rPr>
      <w:color w:val="1f3863"/>
      <w:sz w:val="24"/>
      <w:szCs w:val="24"/>
    </w:rPr>
  </w:style>
  <w:style w:type="paragraph" w:styleId="Heading4">
    <w:name w:val="heading 4"/>
    <w:basedOn w:val="Normal"/>
    <w:next w:val="Normal"/>
    <w:pPr>
      <w:keepNext w:val="1"/>
      <w:keepLines w:val="1"/>
      <w:spacing w:after="0" w:before="40" w:lineRule="auto"/>
      <w:ind w:left="864" w:hanging="864"/>
      <w:jc w:val="both"/>
    </w:pPr>
    <w:rPr>
      <w:i w:val="1"/>
      <w:color w:val="2f5496"/>
    </w:rPr>
  </w:style>
  <w:style w:type="paragraph" w:styleId="Heading5">
    <w:name w:val="heading 5"/>
    <w:basedOn w:val="Normal"/>
    <w:next w:val="Normal"/>
    <w:pPr>
      <w:keepNext w:val="1"/>
      <w:keepLines w:val="1"/>
      <w:spacing w:after="0" w:before="40" w:lineRule="auto"/>
      <w:ind w:left="1008" w:hanging="1008"/>
      <w:jc w:val="both"/>
    </w:pPr>
    <w:rPr>
      <w:color w:val="2f5496"/>
    </w:rPr>
  </w:style>
  <w:style w:type="paragraph" w:styleId="Heading6">
    <w:name w:val="heading 6"/>
    <w:basedOn w:val="Normal"/>
    <w:next w:val="Normal"/>
    <w:pPr>
      <w:keepNext w:val="1"/>
      <w:keepLines w:val="1"/>
      <w:spacing w:after="0" w:before="40" w:lineRule="auto"/>
      <w:ind w:left="1152" w:hanging="1152"/>
      <w:jc w:val="both"/>
    </w:pPr>
    <w:rPr>
      <w:color w:val="1f3863"/>
    </w:rPr>
  </w:style>
  <w:style w:type="paragraph" w:styleId="Title">
    <w:name w:val="Title"/>
    <w:basedOn w:val="Normal"/>
    <w:next w:val="Normal"/>
    <w:pPr>
      <w:spacing w:after="0" w:line="240" w:lineRule="auto"/>
    </w:pPr>
    <w:rPr>
      <w:sz w:val="56"/>
      <w:szCs w:val="56"/>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240"/>
      <w:ind w:left="432" w:hanging="432"/>
      <w:jc w:val="both"/>
      <w:outlineLvl w:val="0"/>
    </w:pPr>
    <w:rPr>
      <w:rFonts w:ascii="Helvetica Neue" w:cs="Helvetica Neue" w:eastAsia="Helvetica Neue" w:hAnsi="Helvetica Neue"/>
      <w:b w:val="1"/>
      <w:color w:val="2f5496"/>
      <w:sz w:val="32"/>
      <w:szCs w:val="32"/>
    </w:rPr>
  </w:style>
  <w:style w:type="paragraph" w:styleId="Heading2">
    <w:name w:val="heading 2"/>
    <w:basedOn w:val="Normal"/>
    <w:next w:val="Normal"/>
    <w:uiPriority w:val="9"/>
    <w:unhideWhenUsed w:val="1"/>
    <w:qFormat w:val="1"/>
    <w:rsid w:val="00D02510"/>
    <w:pPr>
      <w:keepNext w:val="1"/>
      <w:keepLines w:val="1"/>
      <w:spacing w:after="0" w:before="40" w:line="276" w:lineRule="auto"/>
      <w:ind w:left="576" w:hanging="576"/>
      <w:jc w:val="both"/>
      <w:outlineLvl w:val="1"/>
    </w:pPr>
    <w:rPr>
      <w:rFonts w:ascii="Helvetica Neue" w:cs="Helvetica Neue" w:eastAsia="Helvetica Neue" w:hAnsi="Helvetica Neue"/>
      <w:b w:val="1"/>
      <w:color w:val="4472c4"/>
      <w:sz w:val="24"/>
      <w:szCs w:val="24"/>
    </w:rPr>
  </w:style>
  <w:style w:type="paragraph" w:styleId="Heading3">
    <w:name w:val="heading 3"/>
    <w:basedOn w:val="Normal"/>
    <w:next w:val="Normal"/>
    <w:uiPriority w:val="9"/>
    <w:semiHidden w:val="1"/>
    <w:unhideWhenUsed w:val="1"/>
    <w:qFormat w:val="1"/>
    <w:pPr>
      <w:keepNext w:val="1"/>
      <w:keepLines w:val="1"/>
      <w:spacing w:after="0" w:before="40"/>
      <w:ind w:left="720" w:hanging="720"/>
      <w:jc w:val="both"/>
      <w:outlineLvl w:val="2"/>
    </w:pPr>
    <w:rPr>
      <w:color w:val="1f3863"/>
      <w:sz w:val="24"/>
      <w:szCs w:val="24"/>
    </w:rPr>
  </w:style>
  <w:style w:type="paragraph" w:styleId="Heading4">
    <w:name w:val="heading 4"/>
    <w:basedOn w:val="Normal"/>
    <w:next w:val="Normal"/>
    <w:uiPriority w:val="9"/>
    <w:semiHidden w:val="1"/>
    <w:unhideWhenUsed w:val="1"/>
    <w:qFormat w:val="1"/>
    <w:pPr>
      <w:keepNext w:val="1"/>
      <w:keepLines w:val="1"/>
      <w:spacing w:after="0" w:before="40"/>
      <w:ind w:left="864" w:hanging="864"/>
      <w:jc w:val="both"/>
      <w:outlineLvl w:val="3"/>
    </w:pPr>
    <w:rPr>
      <w:i w:val="1"/>
      <w:color w:val="2f5496"/>
    </w:rPr>
  </w:style>
  <w:style w:type="paragraph" w:styleId="Heading5">
    <w:name w:val="heading 5"/>
    <w:basedOn w:val="Normal"/>
    <w:next w:val="Normal"/>
    <w:uiPriority w:val="9"/>
    <w:semiHidden w:val="1"/>
    <w:unhideWhenUsed w:val="1"/>
    <w:qFormat w:val="1"/>
    <w:pPr>
      <w:keepNext w:val="1"/>
      <w:keepLines w:val="1"/>
      <w:spacing w:after="0" w:before="40"/>
      <w:ind w:left="1008" w:hanging="1008"/>
      <w:jc w:val="both"/>
      <w:outlineLvl w:val="4"/>
    </w:pPr>
    <w:rPr>
      <w:color w:val="2f5496"/>
    </w:rPr>
  </w:style>
  <w:style w:type="paragraph" w:styleId="Heading6">
    <w:name w:val="heading 6"/>
    <w:basedOn w:val="Normal"/>
    <w:next w:val="Normal"/>
    <w:uiPriority w:val="9"/>
    <w:semiHidden w:val="1"/>
    <w:unhideWhenUsed w:val="1"/>
    <w:qFormat w:val="1"/>
    <w:pPr>
      <w:keepNext w:val="1"/>
      <w:keepLines w:val="1"/>
      <w:spacing w:after="0" w:before="40"/>
      <w:ind w:left="1152" w:hanging="1152"/>
      <w:jc w:val="both"/>
      <w:outlineLvl w:val="5"/>
    </w:pPr>
    <w:rPr>
      <w:color w:val="1f3863"/>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0" w:line="240" w:lineRule="auto"/>
    </w:pPr>
    <w:rPr>
      <w:sz w:val="56"/>
      <w:szCs w:val="5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tblStylePr w:type="firstRow">
      <w:rPr>
        <w:b w:val="1"/>
      </w:rPr>
      <w:tblPr/>
      <w:tcPr>
        <w:tcBorders>
          <w:bottom w:color="9cc3e5" w:space="0" w:sz="12" w:val="single"/>
        </w:tcBorders>
      </w:tcPr>
    </w:tblStylePr>
    <w:tblStylePr w:type="lastRow">
      <w:rPr>
        <w:b w:val="1"/>
      </w:rPr>
      <w:tblPr/>
      <w:tcPr>
        <w:tcBorders>
          <w:top w:color="9cc3e5" w:space="0" w:sz="4" w:val="single"/>
        </w:tcBorders>
      </w:tcPr>
    </w:tblStylePr>
    <w:tblStylePr w:type="firstCol">
      <w:rPr>
        <w:b w:val="1"/>
      </w:rPr>
    </w:tblStylePr>
    <w:tblStylePr w:type="lastCol">
      <w:rPr>
        <w:b w:val="1"/>
      </w:rPr>
    </w:tblStyle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pPr>
      <w:spacing w:after="0" w:line="240" w:lineRule="auto"/>
    </w:pPr>
    <w:tblPr>
      <w:tblStyleRowBandSize w:val="1"/>
      <w:tblStyleColBandSize w:val="1"/>
    </w:tblPr>
    <w:tblStylePr w:type="firstRow">
      <w:rPr>
        <w:b w:val="1"/>
      </w:rPr>
      <w:tblPr/>
      <w:tcPr>
        <w:tcBorders>
          <w:bottom w:color="9cc3e5" w:space="0" w:sz="12" w:val="single"/>
        </w:tcBorders>
      </w:tcPr>
    </w:tblStylePr>
    <w:tblStylePr w:type="lastRow">
      <w:rPr>
        <w:b w:val="1"/>
      </w:rPr>
      <w:tblPr/>
      <w:tcPr>
        <w:tcBorders>
          <w:top w:color="9cc3e5" w:space="0" w:sz="4" w:val="single"/>
        </w:tcBorders>
      </w:tcPr>
    </w:tblStylePr>
    <w:tblStylePr w:type="firstCol">
      <w:rPr>
        <w:b w:val="1"/>
      </w:rPr>
    </w:tblStylePr>
    <w:tblStylePr w:type="lastCol">
      <w:rPr>
        <w:b w:val="1"/>
      </w:rPr>
    </w:tblStylePr>
  </w:style>
  <w:style w:type="table" w:styleId="a4" w:customStyle="1">
    <w:basedOn w:val="TableNormal"/>
    <w:pPr>
      <w:spacing w:after="0" w:line="240" w:lineRule="auto"/>
    </w:pPr>
    <w:tblPr>
      <w:tblStyleRowBandSize w:val="1"/>
      <w:tblStyleColBandSize w:val="1"/>
    </w:tblPr>
    <w:tblStylePr w:type="firstRow">
      <w:rPr>
        <w:b w:val="1"/>
      </w:rPr>
      <w:tblPr/>
      <w:tcPr>
        <w:tcBorders>
          <w:bottom w:color="9cc3e5" w:space="0" w:sz="12" w:val="single"/>
        </w:tcBorders>
      </w:tcPr>
    </w:tblStylePr>
    <w:tblStylePr w:type="lastRow">
      <w:rPr>
        <w:b w:val="1"/>
      </w:rPr>
      <w:tblPr/>
      <w:tcPr>
        <w:tcBorders>
          <w:top w:color="9cc3e5" w:space="0" w:sz="4" w:val="single"/>
        </w:tcBorders>
      </w:tcPr>
    </w:tblStylePr>
    <w:tblStylePr w:type="firstCol">
      <w:rPr>
        <w:b w:val="1"/>
      </w:rPr>
    </w:tblStylePr>
    <w:tblStylePr w:type="lastCol">
      <w:rPr>
        <w:b w:val="1"/>
      </w:rPr>
    </w:tblStylePr>
  </w:style>
  <w:style w:type="table" w:styleId="a5" w:customStyle="1">
    <w:basedOn w:val="TableNormal"/>
    <w:tblPr>
      <w:tblStyleRowBandSize w:val="1"/>
      <w:tblStyleColBandSize w:val="1"/>
      <w:tblCellMar>
        <w:top w:w="115.0" w:type="dxa"/>
        <w:left w:w="115.0" w:type="dxa"/>
        <w:bottom w:w="115.0" w:type="dxa"/>
        <w:right w:w="115.0" w:type="dxa"/>
      </w:tblCellMar>
    </w:tblPr>
  </w:style>
  <w:style w:type="paragraph" w:styleId="TOC1">
    <w:name w:val="toc 1"/>
    <w:basedOn w:val="Normal"/>
    <w:next w:val="Normal"/>
    <w:autoRedefine w:val="1"/>
    <w:uiPriority w:val="39"/>
    <w:unhideWhenUsed w:val="1"/>
    <w:rsid w:val="00B622CA"/>
    <w:pPr>
      <w:tabs>
        <w:tab w:val="left" w:pos="440"/>
        <w:tab w:val="right" w:pos="9016"/>
      </w:tabs>
      <w:spacing w:after="100"/>
    </w:pPr>
  </w:style>
  <w:style w:type="paragraph" w:styleId="TOC2">
    <w:name w:val="toc 2"/>
    <w:basedOn w:val="Normal"/>
    <w:next w:val="Normal"/>
    <w:autoRedefine w:val="1"/>
    <w:uiPriority w:val="39"/>
    <w:unhideWhenUsed w:val="1"/>
    <w:rsid w:val="00B622CA"/>
    <w:pPr>
      <w:spacing w:after="100"/>
      <w:ind w:left="220"/>
    </w:pPr>
  </w:style>
  <w:style w:type="character" w:styleId="Hyperlink">
    <w:name w:val="Hyperlink"/>
    <w:basedOn w:val="DefaultParagraphFont"/>
    <w:uiPriority w:val="99"/>
    <w:unhideWhenUsed w:val="1"/>
    <w:rsid w:val="00B622CA"/>
    <w:rPr>
      <w:color w:val="0000ff" w:themeColor="hyperlink"/>
      <w:u w:val="single"/>
    </w:rPr>
  </w:style>
  <w:style w:type="paragraph" w:styleId="Header">
    <w:name w:val="header"/>
    <w:basedOn w:val="Normal"/>
    <w:link w:val="HeaderChar"/>
    <w:uiPriority w:val="99"/>
    <w:unhideWhenUsed w:val="1"/>
    <w:rsid w:val="00DB0076"/>
    <w:pPr>
      <w:tabs>
        <w:tab w:val="center" w:pos="4513"/>
        <w:tab w:val="right" w:pos="9026"/>
      </w:tabs>
      <w:spacing w:after="0" w:line="240" w:lineRule="auto"/>
    </w:pPr>
  </w:style>
  <w:style w:type="character" w:styleId="HeaderChar" w:customStyle="1">
    <w:name w:val="Header Char"/>
    <w:basedOn w:val="DefaultParagraphFont"/>
    <w:link w:val="Header"/>
    <w:uiPriority w:val="99"/>
    <w:rsid w:val="00DB0076"/>
  </w:style>
  <w:style w:type="paragraph" w:styleId="Footer">
    <w:name w:val="footer"/>
    <w:basedOn w:val="Normal"/>
    <w:link w:val="FooterChar"/>
    <w:uiPriority w:val="99"/>
    <w:unhideWhenUsed w:val="1"/>
    <w:rsid w:val="00DB0076"/>
    <w:pPr>
      <w:tabs>
        <w:tab w:val="center" w:pos="4513"/>
        <w:tab w:val="right" w:pos="9026"/>
      </w:tabs>
      <w:spacing w:after="0" w:line="240" w:lineRule="auto"/>
    </w:pPr>
  </w:style>
  <w:style w:type="character" w:styleId="FooterChar" w:customStyle="1">
    <w:name w:val="Footer Char"/>
    <w:basedOn w:val="DefaultParagraphFont"/>
    <w:link w:val="Footer"/>
    <w:uiPriority w:val="99"/>
    <w:rsid w:val="00DB0076"/>
  </w:style>
  <w:style w:type="paragraph" w:styleId="ListParagraph">
    <w:name w:val="List Paragraph"/>
    <w:basedOn w:val="Normal"/>
    <w:uiPriority w:val="34"/>
    <w:qFormat w:val="1"/>
    <w:rsid w:val="00DB0076"/>
    <w:pPr>
      <w:ind w:left="720"/>
      <w:contextualSpacing w:val="1"/>
    </w:pPr>
  </w:style>
  <w:style w:type="character" w:styleId="fontstyle01" w:customStyle="1">
    <w:name w:val="fontstyle01"/>
    <w:basedOn w:val="DefaultParagraphFont"/>
    <w:rsid w:val="005324AE"/>
    <w:rPr>
      <w:rFonts w:ascii="MinionPro-Regular" w:hAnsi="MinionPro-Regular" w:hint="default"/>
      <w:b w:val="0"/>
      <w:bCs w:val="0"/>
      <w:i w:val="0"/>
      <w:iCs w:val="0"/>
      <w:color w:val="000000"/>
      <w:sz w:val="18"/>
      <w:szCs w:val="18"/>
    </w:rPr>
  </w:style>
  <w:style w:type="character" w:styleId="fontstyle21" w:customStyle="1">
    <w:name w:val="fontstyle21"/>
    <w:basedOn w:val="DefaultParagraphFont"/>
    <w:rsid w:val="008962A9"/>
    <w:rPr>
      <w:rFonts w:ascii="MinionPro-Regular" w:hAnsi="MinionPro-Regular" w:hint="default"/>
      <w:b w:val="0"/>
      <w:bCs w:val="0"/>
      <w:i w:val="0"/>
      <w:iCs w:val="0"/>
      <w:color w:val="000000"/>
      <w:sz w:val="18"/>
      <w:szCs w:val="18"/>
    </w:rPr>
  </w:style>
  <w:style w:type="character" w:styleId="fontstyle31" w:customStyle="1">
    <w:name w:val="fontstyle31"/>
    <w:basedOn w:val="DefaultParagraphFont"/>
    <w:rsid w:val="008962A9"/>
    <w:rPr>
      <w:rFonts w:ascii="MinionPro-It" w:hAnsi="MinionPro-It" w:hint="default"/>
      <w:b w:val="0"/>
      <w:bCs w:val="0"/>
      <w:i w:val="1"/>
      <w:iCs w:val="1"/>
      <w:color w:val="000000"/>
      <w:sz w:val="18"/>
      <w:szCs w:val="18"/>
    </w:rPr>
  </w:style>
  <w:style w:type="paragraph" w:styleId="NormalWeb">
    <w:name w:val="Normal (Web)"/>
    <w:basedOn w:val="Normal"/>
    <w:uiPriority w:val="99"/>
    <w:unhideWhenUsed w:val="1"/>
    <w:rsid w:val="00FB086E"/>
    <w:pPr>
      <w:spacing w:after="100" w:afterAutospacing="1" w:before="100" w:beforeAutospacing="1" w:line="240" w:lineRule="auto"/>
    </w:pPr>
    <w:rPr>
      <w:rFonts w:ascii="Times New Roman" w:cs="Times New Roman" w:eastAsia="Times New Roman" w:hAnsi="Times New Roman"/>
      <w:sz w:val="24"/>
      <w:szCs w:val="24"/>
    </w:rPr>
  </w:style>
  <w:style w:type="character" w:styleId="std" w:customStyle="1">
    <w:name w:val="std"/>
    <w:basedOn w:val="DefaultParagraphFont"/>
    <w:rsid w:val="00FB086E"/>
  </w:style>
  <w:style w:type="character" w:styleId="versionmodified" w:customStyle="1">
    <w:name w:val="versionmodified"/>
    <w:basedOn w:val="DefaultParagraphFont"/>
    <w:rsid w:val="00FB086E"/>
  </w:style>
  <w:style w:type="character" w:styleId="colon" w:customStyle="1">
    <w:name w:val="colon"/>
    <w:basedOn w:val="DefaultParagraphFont"/>
    <w:rsid w:val="00FB086E"/>
  </w:style>
  <w:style w:type="character" w:styleId="Strong">
    <w:name w:val="Strong"/>
    <w:basedOn w:val="DefaultParagraphFont"/>
    <w:uiPriority w:val="22"/>
    <w:qFormat w:val="1"/>
    <w:rsid w:val="00FB086E"/>
    <w:rPr>
      <w:b w:val="1"/>
      <w:bCs w:val="1"/>
    </w:rPr>
  </w:style>
  <w:style w:type="character" w:styleId="classifier" w:customStyle="1">
    <w:name w:val="classifier"/>
    <w:basedOn w:val="DefaultParagraphFont"/>
    <w:rsid w:val="00FB086E"/>
  </w:style>
  <w:style w:type="character" w:styleId="pre" w:customStyle="1">
    <w:name w:val="pre"/>
    <w:basedOn w:val="DefaultParagraphFont"/>
    <w:rsid w:val="00FB086E"/>
  </w:style>
  <w:style w:type="character" w:styleId="markedcontent" w:customStyle="1">
    <w:name w:val="markedcontent"/>
    <w:basedOn w:val="DefaultParagraphFont"/>
    <w:rsid w:val="00B930B9"/>
  </w:style>
  <w:style w:type="paragraph" w:styleId="Caption">
    <w:name w:val="caption"/>
    <w:basedOn w:val="Normal"/>
    <w:next w:val="Normal"/>
    <w:uiPriority w:val="35"/>
    <w:unhideWhenUsed w:val="1"/>
    <w:qFormat w:val="1"/>
    <w:rsid w:val="00F80EC1"/>
    <w:pPr>
      <w:spacing w:after="200" w:line="240" w:lineRule="auto"/>
    </w:pPr>
    <w:rPr>
      <w:i w:val="1"/>
      <w:iCs w:val="1"/>
      <w:color w:val="1f497d" w:themeColor="text2"/>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15.0" w:type="dxa"/>
        <w:left w:w="115.0" w:type="dxa"/>
        <w:bottom w:w="115.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imbalanced-learn.org/dev/combine.html#combine" TargetMode="External"/><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n7tVfDAG1pGy1qhJxDjG8li5Nw==">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2022-10-23T16:27:00Z</dcterms:created>
</cp:coreProperties>
</file>